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48B3669" w14:textId="77777777" w:rsidR="00143521" w:rsidRDefault="00F80B12" w:rsidP="00D9480C">
      <w:pPr>
        <w:pStyle w:val="Ttulo1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935" distR="114935" simplePos="0" relativeHeight="251657728" behindDoc="0" locked="0" layoutInCell="1" allowOverlap="1" wp14:anchorId="2462EBEF" wp14:editId="020202C6">
            <wp:simplePos x="0" y="0"/>
            <wp:positionH relativeFrom="column">
              <wp:posOffset>2400300</wp:posOffset>
            </wp:positionH>
            <wp:positionV relativeFrom="paragraph">
              <wp:posOffset>-506095</wp:posOffset>
            </wp:positionV>
            <wp:extent cx="702945" cy="712470"/>
            <wp:effectExtent l="0" t="0" r="0" b="0"/>
            <wp:wrapSquare wrapText="bothSides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7124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33868" w14:textId="77777777" w:rsidR="002640DA" w:rsidRDefault="002640DA" w:rsidP="002640DA">
      <w:pPr>
        <w:jc w:val="center"/>
        <w:rPr>
          <w:rFonts w:ascii="Arial" w:hAnsi="Arial" w:cs="Arial"/>
          <w:b/>
          <w:color w:val="000000"/>
          <w:sz w:val="24"/>
        </w:rPr>
      </w:pPr>
    </w:p>
    <w:p w14:paraId="3594591A" w14:textId="77777777" w:rsidR="00254690" w:rsidRDefault="00254690" w:rsidP="002640DA">
      <w:pPr>
        <w:jc w:val="center"/>
        <w:rPr>
          <w:ins w:id="0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172B1137" w14:textId="77777777" w:rsidR="00254690" w:rsidRDefault="00254690" w:rsidP="002640DA">
      <w:pPr>
        <w:jc w:val="center"/>
        <w:rPr>
          <w:ins w:id="1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6A402B7E" w14:textId="77777777" w:rsidR="00254690" w:rsidRDefault="00254690" w:rsidP="002640DA">
      <w:pPr>
        <w:jc w:val="center"/>
        <w:rPr>
          <w:ins w:id="2" w:author="Saulo Medeiros Guerreiro" w:date="2017-11-06T17:35:00Z"/>
          <w:rFonts w:ascii="Arial" w:hAnsi="Arial" w:cs="Arial"/>
          <w:b/>
          <w:color w:val="000000"/>
          <w:sz w:val="24"/>
        </w:rPr>
      </w:pPr>
    </w:p>
    <w:p w14:paraId="1587B497" w14:textId="77777777" w:rsidR="00143521" w:rsidRDefault="00143521" w:rsidP="002640DA">
      <w:pPr>
        <w:jc w:val="center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t>FUNDAÇÃO EDSON QUEIROZ</w:t>
      </w:r>
    </w:p>
    <w:p w14:paraId="1227D149" w14:textId="77777777" w:rsidR="00143521" w:rsidRDefault="00143521" w:rsidP="002640D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color w:val="000000"/>
          <w:sz w:val="24"/>
        </w:rPr>
        <w:t>UNIVERSIDADE DE FORTALEZA – UNIFOR</w:t>
      </w:r>
    </w:p>
    <w:p w14:paraId="1C949B7D" w14:textId="77777777" w:rsidR="00143521" w:rsidRDefault="00143521" w:rsidP="002640DA">
      <w:pPr>
        <w:pStyle w:val="Ttulo2"/>
        <w:tabs>
          <w:tab w:val="left" w:pos="0"/>
        </w:tabs>
        <w:ind w:left="0" w:right="-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DE CIÊNCIAS TECNOLÓGICAS – CCT</w:t>
      </w:r>
    </w:p>
    <w:p w14:paraId="0C1DC635" w14:textId="77777777" w:rsidR="00143521" w:rsidRDefault="0043523D" w:rsidP="002640DA">
      <w:pPr>
        <w:jc w:val="center"/>
        <w:rPr>
          <w:rFonts w:ascii="Arial" w:eastAsia="Arial" w:hAnsi="Arial" w:cs="Arial"/>
        </w:rPr>
      </w:pPr>
      <w:r>
        <w:rPr>
          <w:rFonts w:ascii="Arial" w:hAnsi="Arial" w:cs="Arial"/>
          <w:b/>
          <w:sz w:val="24"/>
        </w:rPr>
        <w:t>CURSO CIÊNCIA DA COMPUTAÇÃO</w:t>
      </w:r>
    </w:p>
    <w:p w14:paraId="6D4990C7" w14:textId="77777777" w:rsidR="00143521" w:rsidRDefault="00143521" w:rsidP="002640DA">
      <w:pPr>
        <w:ind w:right="-1"/>
        <w:jc w:val="center"/>
        <w:rPr>
          <w:rFonts w:ascii="Arial" w:hAnsi="Arial" w:cs="Arial"/>
        </w:rPr>
      </w:pPr>
    </w:p>
    <w:p w14:paraId="3A4424F8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34B0F8A" w14:textId="77777777" w:rsidR="00143521" w:rsidRDefault="00143521" w:rsidP="000A167F">
      <w:pPr>
        <w:pStyle w:val="Textodenotaderodap"/>
        <w:jc w:val="both"/>
        <w:rPr>
          <w:rFonts w:ascii="Arial" w:hAnsi="Arial" w:cs="Arial"/>
        </w:rPr>
      </w:pPr>
    </w:p>
    <w:p w14:paraId="51A00BFB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3F876C7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DF1548E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E45C87D" w14:textId="77777777" w:rsidR="00143521" w:rsidRDefault="00143521" w:rsidP="000A167F">
      <w:pPr>
        <w:jc w:val="both"/>
        <w:rPr>
          <w:rFonts w:ascii="Arial" w:hAnsi="Arial" w:cs="Arial"/>
        </w:rPr>
      </w:pPr>
    </w:p>
    <w:p w14:paraId="36295BD2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BB45D28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166A78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A3540A7" w14:textId="77777777" w:rsidR="00143521" w:rsidRDefault="00143521" w:rsidP="000A167F">
      <w:pPr>
        <w:jc w:val="both"/>
        <w:rPr>
          <w:rFonts w:ascii="Arial" w:hAnsi="Arial" w:cs="Arial"/>
        </w:rPr>
      </w:pPr>
    </w:p>
    <w:p w14:paraId="47FE2E5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D45C06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7F45EED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4EAACFF" w14:textId="77777777" w:rsidR="00143521" w:rsidRDefault="00143521" w:rsidP="000A167F">
      <w:pPr>
        <w:jc w:val="both"/>
        <w:rPr>
          <w:rFonts w:ascii="Arial" w:hAnsi="Arial" w:cs="Arial"/>
        </w:rPr>
      </w:pPr>
    </w:p>
    <w:p w14:paraId="69FB9910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42BE056" w14:textId="77777777" w:rsidR="00EF6B85" w:rsidRDefault="00EF6B85" w:rsidP="000A167F">
      <w:pPr>
        <w:jc w:val="both"/>
        <w:rPr>
          <w:ins w:id="3" w:author="Rafael Barbosa" w:date="2017-11-05T12:19:00Z"/>
          <w:rFonts w:ascii="Arial" w:hAnsi="Arial" w:cs="Arial"/>
          <w:sz w:val="32"/>
        </w:rPr>
      </w:pPr>
    </w:p>
    <w:p w14:paraId="524A482A" w14:textId="77777777" w:rsidR="00143521" w:rsidRDefault="00EF6B85" w:rsidP="000A167F">
      <w:pPr>
        <w:jc w:val="both"/>
        <w:rPr>
          <w:rFonts w:ascii="Arial" w:hAnsi="Arial" w:cs="Arial"/>
          <w:sz w:val="32"/>
        </w:rPr>
      </w:pPr>
      <w:ins w:id="4" w:author="Rafael Barbosa" w:date="2017-11-05T12:19:00Z">
        <w:r>
          <w:rPr>
            <w:rFonts w:ascii="Arial" w:hAnsi="Arial" w:cs="Arial"/>
            <w:sz w:val="32"/>
          </w:rPr>
          <w:br/>
        </w:r>
      </w:ins>
    </w:p>
    <w:p w14:paraId="06BF5618" w14:textId="77777777" w:rsidR="00143521" w:rsidRDefault="00EF6B85" w:rsidP="000A167F">
      <w:pPr>
        <w:jc w:val="both"/>
        <w:rPr>
          <w:rFonts w:ascii="Arial" w:hAnsi="Arial" w:cs="Arial"/>
          <w:b/>
          <w:bCs/>
          <w:sz w:val="32"/>
        </w:rPr>
      </w:pPr>
      <w:r w:rsidRPr="00D06C7F">
        <w:rPr>
          <w:rFonts w:ascii="Arial" w:hAnsi="Arial" w:cs="Arial"/>
          <w:b/>
          <w:bCs/>
          <w:sz w:val="32"/>
        </w:rPr>
        <w:t>APLICATIVO JORNADA DO GERENTE:</w:t>
      </w:r>
      <w:r>
        <w:rPr>
          <w:rFonts w:ascii="Arial" w:hAnsi="Arial" w:cs="Arial"/>
          <w:b/>
          <w:bCs/>
          <w:sz w:val="32"/>
        </w:rPr>
        <w:t xml:space="preserve"> </w:t>
      </w:r>
      <w:r w:rsidR="00D105C0">
        <w:rPr>
          <w:rFonts w:ascii="Arial" w:hAnsi="Arial" w:cs="Arial"/>
          <w:b/>
          <w:bCs/>
          <w:sz w:val="32"/>
        </w:rPr>
        <w:t xml:space="preserve">GAMIFICAÇÃO APLICADA </w:t>
      </w:r>
      <w:r>
        <w:rPr>
          <w:rFonts w:ascii="Arial" w:hAnsi="Arial" w:cs="Arial"/>
          <w:b/>
          <w:bCs/>
          <w:sz w:val="32"/>
        </w:rPr>
        <w:t xml:space="preserve">NO </w:t>
      </w:r>
      <w:r w:rsidR="00D105C0">
        <w:rPr>
          <w:rFonts w:ascii="Arial" w:hAnsi="Arial" w:cs="Arial"/>
          <w:b/>
          <w:bCs/>
          <w:sz w:val="32"/>
        </w:rPr>
        <w:t>GERENCIAMENTO</w:t>
      </w:r>
      <w:r w:rsidR="00F22A73">
        <w:rPr>
          <w:rFonts w:ascii="Arial" w:hAnsi="Arial" w:cs="Arial"/>
          <w:b/>
          <w:bCs/>
          <w:sz w:val="32"/>
        </w:rPr>
        <w:t xml:space="preserve"> DE PROJETOS</w:t>
      </w:r>
    </w:p>
    <w:p w14:paraId="75567A3B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119C2D63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2F85DD7F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3D8F2342" w14:textId="77777777" w:rsidR="00143521" w:rsidRDefault="00143521" w:rsidP="000A167F">
      <w:pPr>
        <w:jc w:val="both"/>
        <w:rPr>
          <w:rFonts w:ascii="Arial" w:hAnsi="Arial" w:cs="Arial"/>
          <w:b/>
          <w:bCs/>
          <w:sz w:val="32"/>
        </w:rPr>
      </w:pPr>
    </w:p>
    <w:p w14:paraId="0D404AF6" w14:textId="77777777" w:rsidR="00143521" w:rsidRDefault="00143521" w:rsidP="000A167F">
      <w:pPr>
        <w:jc w:val="both"/>
        <w:rPr>
          <w:rFonts w:ascii="Arial" w:hAnsi="Arial" w:cs="Arial"/>
        </w:rPr>
      </w:pPr>
    </w:p>
    <w:p w14:paraId="768874A3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6BEF9709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61821DFE" w14:textId="77777777" w:rsidR="00143521" w:rsidRDefault="00143521" w:rsidP="000A167F">
      <w:pPr>
        <w:jc w:val="both"/>
        <w:rPr>
          <w:rFonts w:ascii="Arial" w:hAnsi="Arial" w:cs="Arial"/>
          <w:sz w:val="28"/>
        </w:rPr>
      </w:pPr>
    </w:p>
    <w:p w14:paraId="57C57E80" w14:textId="77777777" w:rsidR="00143521" w:rsidRDefault="00652B1B" w:rsidP="002640DA">
      <w:pPr>
        <w:pStyle w:val="Ttulo5"/>
        <w:tabs>
          <w:tab w:val="left" w:pos="0"/>
        </w:tabs>
        <w:rPr>
          <w:rFonts w:ascii="Arial" w:hAnsi="Arial" w:cs="Arial"/>
        </w:rPr>
      </w:pPr>
      <w:r>
        <w:rPr>
          <w:rFonts w:ascii="Arial" w:hAnsi="Arial" w:cs="Arial"/>
        </w:rPr>
        <w:t>SAULO MEDEIROS GUERREIRO       1314127/4</w:t>
      </w:r>
    </w:p>
    <w:p w14:paraId="4E92DD8D" w14:textId="77777777" w:rsidR="00143521" w:rsidRDefault="00143521" w:rsidP="000A167F">
      <w:pPr>
        <w:pStyle w:val="Ttulo5"/>
        <w:tabs>
          <w:tab w:val="left" w:pos="6760"/>
        </w:tabs>
        <w:jc w:val="both"/>
        <w:rPr>
          <w:rFonts w:ascii="Arial" w:hAnsi="Arial" w:cs="Arial"/>
        </w:rPr>
      </w:pPr>
    </w:p>
    <w:p w14:paraId="734A370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012DC1FE" w14:textId="77777777" w:rsidR="00143521" w:rsidRDefault="00143521" w:rsidP="000A167F">
      <w:pPr>
        <w:jc w:val="both"/>
        <w:rPr>
          <w:rFonts w:ascii="Arial" w:hAnsi="Arial" w:cs="Arial"/>
        </w:rPr>
      </w:pPr>
    </w:p>
    <w:p w14:paraId="5377D476" w14:textId="77777777" w:rsidR="00143521" w:rsidRDefault="00143521" w:rsidP="000A167F">
      <w:pPr>
        <w:jc w:val="both"/>
        <w:rPr>
          <w:rFonts w:ascii="Arial" w:hAnsi="Arial" w:cs="Arial"/>
        </w:rPr>
      </w:pPr>
    </w:p>
    <w:p w14:paraId="371E8CA2" w14:textId="77777777" w:rsidR="00143521" w:rsidRDefault="00143521" w:rsidP="000A167F">
      <w:pPr>
        <w:jc w:val="both"/>
        <w:rPr>
          <w:rFonts w:ascii="Arial" w:hAnsi="Arial" w:cs="Arial"/>
        </w:rPr>
      </w:pPr>
    </w:p>
    <w:p w14:paraId="2A05F905" w14:textId="77777777" w:rsidR="00143521" w:rsidRDefault="00143521" w:rsidP="000A167F">
      <w:pPr>
        <w:jc w:val="both"/>
        <w:rPr>
          <w:rFonts w:ascii="Arial" w:hAnsi="Arial" w:cs="Arial"/>
        </w:rPr>
      </w:pPr>
    </w:p>
    <w:p w14:paraId="422F0A4F" w14:textId="77777777" w:rsidR="00143521" w:rsidRDefault="00F22A73" w:rsidP="002640DA">
      <w:pPr>
        <w:pStyle w:val="Ttulo5"/>
        <w:tabs>
          <w:tab w:val="left" w:pos="0"/>
        </w:tabs>
        <w:rPr>
          <w:rFonts w:ascii="Arial" w:hAnsi="Arial" w:cs="Arial"/>
        </w:rPr>
      </w:pPr>
      <w:r>
        <w:rPr>
          <w:rFonts w:ascii="Arial" w:hAnsi="Arial" w:cs="Arial"/>
        </w:rPr>
        <w:t>Abril</w:t>
      </w:r>
      <w:r w:rsidR="00143521">
        <w:rPr>
          <w:rFonts w:ascii="Arial" w:hAnsi="Arial" w:cs="Arial"/>
        </w:rPr>
        <w:t xml:space="preserve"> –</w:t>
      </w:r>
      <w:r>
        <w:rPr>
          <w:rFonts w:ascii="Arial" w:hAnsi="Arial" w:cs="Arial"/>
        </w:rPr>
        <w:t xml:space="preserve"> 2017</w:t>
      </w:r>
    </w:p>
    <w:p w14:paraId="21AB5C35" w14:textId="77777777" w:rsidR="00143521" w:rsidRDefault="00143521" w:rsidP="002640DA">
      <w:pPr>
        <w:jc w:val="center"/>
        <w:rPr>
          <w:rFonts w:ascii="Arial" w:hAnsi="Arial" w:cs="Arial"/>
        </w:rPr>
      </w:pPr>
    </w:p>
    <w:p w14:paraId="45FD191F" w14:textId="77777777" w:rsidR="00143521" w:rsidRDefault="003A009B" w:rsidP="002640DA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8"/>
        </w:rPr>
        <w:t>SAULO MEDEIROS GUERREIRO</w:t>
      </w:r>
    </w:p>
    <w:p w14:paraId="19B99920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0341275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68B4BDF6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78E86DB1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7C51A09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2F849321" w14:textId="77777777" w:rsidR="00143521" w:rsidRDefault="00143521" w:rsidP="000A167F">
      <w:pPr>
        <w:jc w:val="both"/>
        <w:rPr>
          <w:rFonts w:ascii="Arial" w:hAnsi="Arial" w:cs="Arial"/>
          <w:b/>
          <w:sz w:val="24"/>
        </w:rPr>
      </w:pPr>
    </w:p>
    <w:p w14:paraId="0C0D13E3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6CC09619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334B247C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64C375FF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3992A662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4A05C2E9" w14:textId="77777777" w:rsidR="00143521" w:rsidRDefault="00143521" w:rsidP="000A167F">
      <w:pPr>
        <w:jc w:val="both"/>
        <w:rPr>
          <w:rFonts w:ascii="Arial" w:hAnsi="Arial" w:cs="Arial"/>
          <w:sz w:val="24"/>
        </w:rPr>
      </w:pPr>
    </w:p>
    <w:p w14:paraId="5A133F28" w14:textId="77777777" w:rsidR="00143521" w:rsidRDefault="00EF6B85" w:rsidP="000A167F">
      <w:pPr>
        <w:pStyle w:val="Ttulo2"/>
        <w:tabs>
          <w:tab w:val="left" w:pos="0"/>
          <w:tab w:val="left" w:pos="5812"/>
        </w:tabs>
        <w:ind w:left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32"/>
        </w:rPr>
        <w:t xml:space="preserve">APLICATIVO JORNADA DO GERENTE: </w:t>
      </w:r>
      <w:r w:rsidR="00F22A73">
        <w:rPr>
          <w:rFonts w:ascii="Arial" w:hAnsi="Arial" w:cs="Arial"/>
          <w:b/>
          <w:bCs/>
          <w:sz w:val="32"/>
        </w:rPr>
        <w:t xml:space="preserve">GAMIFICAÇÃO APLICADA </w:t>
      </w:r>
      <w:r>
        <w:rPr>
          <w:rFonts w:ascii="Arial" w:hAnsi="Arial" w:cs="Arial"/>
          <w:b/>
          <w:bCs/>
          <w:sz w:val="32"/>
        </w:rPr>
        <w:t>NO GERENCIAMENTO</w:t>
      </w:r>
      <w:r w:rsidR="00F22A73">
        <w:rPr>
          <w:rFonts w:ascii="Arial" w:hAnsi="Arial" w:cs="Arial"/>
          <w:b/>
          <w:bCs/>
          <w:sz w:val="32"/>
        </w:rPr>
        <w:t xml:space="preserve"> DE PROJETOS</w:t>
      </w:r>
    </w:p>
    <w:p w14:paraId="2F6ACB8E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2F0FE140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0F4125DA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5155C841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62F037F5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349FA3BF" w14:textId="77777777" w:rsidR="00143521" w:rsidRDefault="00143521" w:rsidP="000A167F">
      <w:pPr>
        <w:jc w:val="both"/>
        <w:rPr>
          <w:rFonts w:ascii="Arial" w:hAnsi="Arial" w:cs="Arial"/>
          <w:b/>
          <w:bCs/>
          <w:sz w:val="24"/>
        </w:rPr>
      </w:pPr>
    </w:p>
    <w:p w14:paraId="6B59A5E2" w14:textId="77777777" w:rsidR="00143521" w:rsidRDefault="00143521" w:rsidP="000A167F">
      <w:pPr>
        <w:pStyle w:val="Recuodecorpodetexto"/>
        <w:ind w:left="4253"/>
        <w:jc w:val="both"/>
        <w:rPr>
          <w:rFonts w:ascii="Arial" w:hAnsi="Arial" w:cs="Arial"/>
          <w:b/>
          <w:sz w:val="24"/>
        </w:rPr>
      </w:pPr>
    </w:p>
    <w:p w14:paraId="693DC496" w14:textId="77777777" w:rsidR="00143521" w:rsidRDefault="00143521" w:rsidP="000A167F">
      <w:pPr>
        <w:pStyle w:val="Recuodecorpodetexto"/>
        <w:ind w:left="4253"/>
        <w:jc w:val="both"/>
        <w:rPr>
          <w:rFonts w:ascii="Arial" w:hAnsi="Arial" w:cs="Arial"/>
          <w:sz w:val="24"/>
        </w:rPr>
      </w:pPr>
    </w:p>
    <w:p w14:paraId="01ABA781" w14:textId="77777777" w:rsidR="00143521" w:rsidRDefault="00143521" w:rsidP="000A167F">
      <w:pPr>
        <w:pStyle w:val="Recuodecorpodetexto"/>
        <w:ind w:left="4253" w:firstLine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Projeto de pesquisa a ser apresentado e submetido à avaliação para elaboração de Trabalho de Conclusão de Curso – </w:t>
      </w:r>
      <w:r w:rsidR="006D4CBD">
        <w:rPr>
          <w:rFonts w:ascii="Arial" w:hAnsi="Arial" w:cs="Arial"/>
          <w:sz w:val="24"/>
        </w:rPr>
        <w:t>TCC do Curso de Ciência da Computação</w:t>
      </w:r>
      <w:r>
        <w:rPr>
          <w:rFonts w:ascii="Arial" w:hAnsi="Arial" w:cs="Arial"/>
          <w:sz w:val="24"/>
        </w:rPr>
        <w:t xml:space="preserve"> do Centro de Ciências Tecnológicas da Universidade de Fortaleza. </w:t>
      </w:r>
    </w:p>
    <w:p w14:paraId="3145C0C1" w14:textId="77777777" w:rsidR="00143521" w:rsidRDefault="00143521" w:rsidP="000A167F">
      <w:pPr>
        <w:pStyle w:val="Recuodecorpodetexto"/>
        <w:jc w:val="both"/>
        <w:rPr>
          <w:rFonts w:ascii="Arial" w:hAnsi="Arial" w:cs="Arial"/>
          <w:sz w:val="24"/>
        </w:rPr>
      </w:pPr>
    </w:p>
    <w:p w14:paraId="5C006B21" w14:textId="77777777" w:rsidR="00143521" w:rsidRDefault="00143521" w:rsidP="000A167F">
      <w:pPr>
        <w:pStyle w:val="Recuodecorpodetexto"/>
        <w:jc w:val="both"/>
        <w:rPr>
          <w:rFonts w:ascii="Arial" w:hAnsi="Arial" w:cs="Arial"/>
          <w:sz w:val="24"/>
        </w:rPr>
      </w:pPr>
    </w:p>
    <w:p w14:paraId="171AB89E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t xml:space="preserve">                                                                </w:t>
      </w:r>
      <w:r>
        <w:rPr>
          <w:rFonts w:ascii="Arial" w:hAnsi="Arial" w:cs="Arial"/>
          <w:b/>
          <w:sz w:val="24"/>
        </w:rPr>
        <w:t>Orientador:</w:t>
      </w:r>
      <w:r w:rsidR="00157546">
        <w:rPr>
          <w:rFonts w:ascii="Arial" w:hAnsi="Arial" w:cs="Arial"/>
          <w:b/>
          <w:sz w:val="24"/>
        </w:rPr>
        <w:t xml:space="preserve"> </w:t>
      </w:r>
      <w:r w:rsidR="00157546" w:rsidRPr="003E6D80">
        <w:rPr>
          <w:rFonts w:ascii="Arial" w:hAnsi="Arial" w:cs="Arial"/>
          <w:sz w:val="24"/>
        </w:rPr>
        <w:t>RAFAEL GARCIA BARBOSA</w:t>
      </w:r>
    </w:p>
    <w:p w14:paraId="772940E3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</w:p>
    <w:p w14:paraId="04AB4D37" w14:textId="77777777" w:rsidR="00143521" w:rsidRDefault="00143521" w:rsidP="000A167F">
      <w:pPr>
        <w:pStyle w:val="Recuodecorpodetexto"/>
        <w:ind w:firstLine="0"/>
        <w:jc w:val="both"/>
        <w:rPr>
          <w:rFonts w:ascii="Arial" w:hAnsi="Arial" w:cs="Arial"/>
          <w:b/>
          <w:sz w:val="24"/>
        </w:rPr>
      </w:pPr>
    </w:p>
    <w:p w14:paraId="3ABDD720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1FF2BD8B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3E5E4BF2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42946392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  <w:sz w:val="24"/>
        </w:rPr>
      </w:pPr>
    </w:p>
    <w:p w14:paraId="51BCBE04" w14:textId="77777777" w:rsidR="00143521" w:rsidRDefault="00143521" w:rsidP="000A167F">
      <w:pPr>
        <w:pStyle w:val="Recuodecorpodetexto"/>
        <w:jc w:val="both"/>
        <w:rPr>
          <w:rFonts w:ascii="Arial" w:hAnsi="Arial" w:cs="Arial"/>
          <w:b/>
        </w:rPr>
      </w:pPr>
    </w:p>
    <w:p w14:paraId="50D28175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36BD55D3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18923DD8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3D5B582B" w14:textId="77777777" w:rsidR="00143521" w:rsidRDefault="00143521" w:rsidP="00D06C7F">
      <w:pPr>
        <w:pStyle w:val="Recuodecorpodetexto"/>
        <w:ind w:firstLine="0"/>
        <w:jc w:val="both"/>
        <w:rPr>
          <w:rFonts w:ascii="Arial" w:hAnsi="Arial" w:cs="Arial"/>
        </w:rPr>
      </w:pPr>
    </w:p>
    <w:p w14:paraId="74523525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10CDD03E" w14:textId="77777777" w:rsidR="00143521" w:rsidRDefault="00143521" w:rsidP="000A167F">
      <w:pPr>
        <w:pStyle w:val="Recuodecorpodetexto"/>
        <w:jc w:val="both"/>
        <w:rPr>
          <w:rFonts w:ascii="Arial" w:hAnsi="Arial" w:cs="Arial"/>
        </w:rPr>
      </w:pPr>
    </w:p>
    <w:p w14:paraId="42BAA17B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0CD1C60D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66A79672" w14:textId="77777777" w:rsidR="002640DA" w:rsidRDefault="002640DA" w:rsidP="002640DA">
      <w:pPr>
        <w:pStyle w:val="Recuodecorpodetexto"/>
        <w:ind w:left="2124" w:firstLine="708"/>
        <w:jc w:val="both"/>
        <w:rPr>
          <w:rFonts w:ascii="Arial" w:hAnsi="Arial" w:cs="Arial"/>
          <w:sz w:val="24"/>
        </w:rPr>
      </w:pPr>
    </w:p>
    <w:p w14:paraId="46437652" w14:textId="77777777" w:rsidR="00143521" w:rsidRDefault="00F22A73" w:rsidP="000B645F">
      <w:pPr>
        <w:pStyle w:val="Recuodecorpodetexto"/>
        <w:ind w:left="2124"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Abril</w:t>
      </w:r>
      <w:r w:rsidR="00143521">
        <w:rPr>
          <w:rFonts w:ascii="Arial" w:hAnsi="Arial" w:cs="Arial"/>
          <w:sz w:val="24"/>
        </w:rPr>
        <w:t xml:space="preserve"> –  </w:t>
      </w:r>
      <w:r>
        <w:rPr>
          <w:rFonts w:ascii="Arial" w:hAnsi="Arial" w:cs="Arial"/>
          <w:sz w:val="24"/>
        </w:rPr>
        <w:t>2017</w:t>
      </w:r>
    </w:p>
    <w:p w14:paraId="251EF8A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0355EAE" w14:textId="77777777" w:rsidR="002A2AD7" w:rsidRDefault="002A2AD7" w:rsidP="00884D88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</w:t>
      </w:r>
      <w:r w:rsidR="00C65811">
        <w:rPr>
          <w:rFonts w:ascii="Arial" w:hAnsi="Arial" w:cs="Arial"/>
          <w:b/>
          <w:sz w:val="24"/>
          <w:szCs w:val="24"/>
        </w:rPr>
        <w:t>S</w:t>
      </w:r>
    </w:p>
    <w:p w14:paraId="0A7E0E68" w14:textId="77777777" w:rsidR="002A2AD7" w:rsidRDefault="002A2AD7" w:rsidP="002A2AD7">
      <w:pPr>
        <w:rPr>
          <w:rFonts w:ascii="Arial" w:hAnsi="Arial" w:cs="Arial"/>
        </w:rPr>
      </w:pPr>
    </w:p>
    <w:p w14:paraId="20FB736A" w14:textId="77777777" w:rsidR="002A2AD7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 w:rsidRPr="00FC0B0F">
        <w:rPr>
          <w:rFonts w:ascii="Arial" w:hAnsi="Arial" w:cs="Arial"/>
        </w:rPr>
        <w:t xml:space="preserve">Agradeço primeiramente </w:t>
      </w:r>
      <w:r>
        <w:rPr>
          <w:rFonts w:ascii="Arial" w:hAnsi="Arial" w:cs="Arial"/>
        </w:rPr>
        <w:t>a</w:t>
      </w:r>
      <w:r w:rsidRPr="00FC0B0F">
        <w:rPr>
          <w:rFonts w:ascii="Arial" w:hAnsi="Arial" w:cs="Arial"/>
        </w:rPr>
        <w:t xml:space="preserve"> Deus por ter</w:t>
      </w:r>
      <w:r>
        <w:rPr>
          <w:rFonts w:ascii="Arial" w:hAnsi="Arial" w:cs="Arial"/>
        </w:rPr>
        <w:t xml:space="preserve"> me</w:t>
      </w:r>
      <w:r w:rsidRPr="00FC0B0F">
        <w:rPr>
          <w:rFonts w:ascii="Arial" w:hAnsi="Arial" w:cs="Arial"/>
        </w:rPr>
        <w:t xml:space="preserve"> dado saúde e força de vontade o suficiente para levar este projeto até ao fim.</w:t>
      </w:r>
      <w:r>
        <w:rPr>
          <w:rFonts w:ascii="Arial" w:hAnsi="Arial" w:cs="Arial"/>
        </w:rPr>
        <w:t xml:space="preserve"> Também </w:t>
      </w:r>
      <w:r w:rsidRPr="00FC0B0F">
        <w:rPr>
          <w:rFonts w:ascii="Arial" w:hAnsi="Arial" w:cs="Arial"/>
        </w:rPr>
        <w:t>aos meus queridos pais, por todo amor e</w:t>
      </w:r>
      <w:r>
        <w:rPr>
          <w:rFonts w:ascii="Arial" w:hAnsi="Arial" w:cs="Arial"/>
        </w:rPr>
        <w:t xml:space="preserve"> carinho concedido</w:t>
      </w:r>
      <w:r w:rsidR="0022179C">
        <w:rPr>
          <w:rFonts w:ascii="Arial" w:hAnsi="Arial" w:cs="Arial"/>
        </w:rPr>
        <w:t>, pois</w:t>
      </w:r>
      <w:r>
        <w:rPr>
          <w:rFonts w:ascii="Arial" w:hAnsi="Arial" w:cs="Arial"/>
        </w:rPr>
        <w:t xml:space="preserve"> </w:t>
      </w:r>
      <w:r w:rsidR="0022179C">
        <w:rPr>
          <w:rFonts w:ascii="Arial" w:hAnsi="Arial" w:cs="Arial"/>
        </w:rPr>
        <w:t>sempre me incentivara</w:t>
      </w:r>
      <w:r w:rsidRPr="00DE1997">
        <w:rPr>
          <w:rFonts w:ascii="Arial" w:hAnsi="Arial" w:cs="Arial"/>
        </w:rPr>
        <w:t>m a estudar e fizeram de tudo para me proporcionar um ensino de qualidade.</w:t>
      </w:r>
    </w:p>
    <w:p w14:paraId="698775DC" w14:textId="77777777" w:rsidR="00F350A8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Aos meus irmãos</w:t>
      </w:r>
      <w:r w:rsidR="0022179C">
        <w:rPr>
          <w:rFonts w:ascii="Arial" w:hAnsi="Arial" w:cs="Arial"/>
        </w:rPr>
        <w:t xml:space="preserve"> por </w:t>
      </w:r>
      <w:r w:rsidRPr="00FC0B0F">
        <w:rPr>
          <w:rFonts w:ascii="Arial" w:hAnsi="Arial" w:cs="Arial"/>
        </w:rPr>
        <w:t>me apoiar</w:t>
      </w:r>
      <w:r>
        <w:rPr>
          <w:rFonts w:ascii="Arial" w:hAnsi="Arial" w:cs="Arial"/>
        </w:rPr>
        <w:t>em</w:t>
      </w:r>
      <w:r w:rsidRPr="00FC0B0F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>serem grande exemplo e inspiração</w:t>
      </w:r>
      <w:r w:rsidR="0022179C">
        <w:rPr>
          <w:rFonts w:ascii="Arial" w:hAnsi="Arial" w:cs="Arial"/>
        </w:rPr>
        <w:t xml:space="preserve"> na minha vida</w:t>
      </w:r>
      <w:r>
        <w:rPr>
          <w:rFonts w:ascii="Arial" w:hAnsi="Arial" w:cs="Arial"/>
        </w:rPr>
        <w:t>. A Naiana Said Melo</w:t>
      </w:r>
      <w:r w:rsidR="0022179C">
        <w:rPr>
          <w:rFonts w:ascii="Arial" w:hAnsi="Arial" w:cs="Arial"/>
        </w:rPr>
        <w:t xml:space="preserve"> por estar sempre ao meu lado, me auxiliando</w:t>
      </w:r>
      <w:r w:rsidRPr="00FC0B0F">
        <w:rPr>
          <w:rFonts w:ascii="Arial" w:hAnsi="Arial" w:cs="Arial"/>
        </w:rPr>
        <w:t xml:space="preserve"> todo</w:t>
      </w:r>
      <w:r w:rsidR="0022179C">
        <w:rPr>
          <w:rFonts w:ascii="Arial" w:hAnsi="Arial" w:cs="Arial"/>
        </w:rPr>
        <w:t>s os</w:t>
      </w:r>
      <w:r>
        <w:rPr>
          <w:rFonts w:ascii="Arial" w:hAnsi="Arial" w:cs="Arial"/>
        </w:rPr>
        <w:t xml:space="preserve"> </w:t>
      </w:r>
      <w:r w:rsidRPr="00FC0B0F">
        <w:rPr>
          <w:rFonts w:ascii="Arial" w:hAnsi="Arial" w:cs="Arial"/>
        </w:rPr>
        <w:t>dia</w:t>
      </w:r>
      <w:r w:rsidR="0022179C">
        <w:rPr>
          <w:rFonts w:ascii="Arial" w:hAnsi="Arial" w:cs="Arial"/>
        </w:rPr>
        <w:t>s</w:t>
      </w:r>
      <w:r w:rsidR="00F350A8">
        <w:rPr>
          <w:rFonts w:ascii="Arial" w:hAnsi="Arial" w:cs="Arial"/>
        </w:rPr>
        <w:t>, pois</w:t>
      </w:r>
      <w:r w:rsidR="0022179C">
        <w:rPr>
          <w:rFonts w:ascii="Arial" w:hAnsi="Arial" w:cs="Arial"/>
        </w:rPr>
        <w:t xml:space="preserve"> nos</w:t>
      </w:r>
      <w:r w:rsidRPr="00FC0B0F">
        <w:rPr>
          <w:rFonts w:ascii="Arial" w:hAnsi="Arial" w:cs="Arial"/>
        </w:rPr>
        <w:t xml:space="preserve"> momentos em</w:t>
      </w:r>
      <w:r w:rsidR="00F350A8">
        <w:rPr>
          <w:rFonts w:ascii="Arial" w:hAnsi="Arial" w:cs="Arial"/>
        </w:rPr>
        <w:t xml:space="preserve"> que eu mai</w:t>
      </w:r>
      <w:r w:rsidR="00D77666">
        <w:rPr>
          <w:rFonts w:ascii="Arial" w:hAnsi="Arial" w:cs="Arial"/>
        </w:rPr>
        <w:t>s precisei</w:t>
      </w:r>
      <w:r w:rsidR="00F350A8">
        <w:rPr>
          <w:rFonts w:ascii="Arial" w:hAnsi="Arial" w:cs="Arial"/>
        </w:rPr>
        <w:t xml:space="preserve"> de ajuda me presenteou com</w:t>
      </w:r>
      <w:r w:rsidRPr="00FC0B0F">
        <w:rPr>
          <w:rFonts w:ascii="Arial" w:hAnsi="Arial" w:cs="Arial"/>
        </w:rPr>
        <w:t xml:space="preserve"> palavras de motivação. </w:t>
      </w:r>
    </w:p>
    <w:p w14:paraId="0CC15649" w14:textId="77777777" w:rsidR="002A2AD7" w:rsidRPr="00FC0B0F" w:rsidRDefault="002A2AD7" w:rsidP="007E5EF0">
      <w:pPr>
        <w:spacing w:line="360" w:lineRule="auto"/>
        <w:ind w:firstLine="708"/>
        <w:jc w:val="both"/>
        <w:rPr>
          <w:rFonts w:ascii="Arial" w:hAnsi="Arial" w:cs="Arial"/>
        </w:rPr>
      </w:pPr>
      <w:r w:rsidRPr="00FC0B0F">
        <w:rPr>
          <w:rFonts w:ascii="Arial" w:hAnsi="Arial" w:cs="Arial"/>
        </w:rPr>
        <w:t xml:space="preserve">Ao meu orientador, Prof. </w:t>
      </w:r>
      <w:r>
        <w:rPr>
          <w:rFonts w:ascii="Arial" w:hAnsi="Arial" w:cs="Arial"/>
        </w:rPr>
        <w:t>Rafael Garcia Barbosa</w:t>
      </w:r>
      <w:r w:rsidR="00F350A8">
        <w:rPr>
          <w:rFonts w:ascii="Arial" w:hAnsi="Arial" w:cs="Arial"/>
        </w:rPr>
        <w:t xml:space="preserve">, pela amizade, </w:t>
      </w:r>
      <w:r w:rsidRPr="00FC0B0F">
        <w:rPr>
          <w:rFonts w:ascii="Arial" w:hAnsi="Arial" w:cs="Arial"/>
        </w:rPr>
        <w:t xml:space="preserve">profissionalismo, motivação, disponibilidade e </w:t>
      </w:r>
      <w:r w:rsidR="00F350A8">
        <w:rPr>
          <w:rFonts w:ascii="Arial" w:hAnsi="Arial" w:cs="Arial"/>
        </w:rPr>
        <w:t xml:space="preserve">por </w:t>
      </w:r>
      <w:r w:rsidR="00D77666">
        <w:rPr>
          <w:rFonts w:ascii="Arial" w:hAnsi="Arial" w:cs="Arial"/>
        </w:rPr>
        <w:t xml:space="preserve">todo </w:t>
      </w:r>
      <w:r w:rsidRPr="00FC0B0F">
        <w:rPr>
          <w:rFonts w:ascii="Arial" w:hAnsi="Arial" w:cs="Arial"/>
        </w:rPr>
        <w:t>apoio prestado.</w:t>
      </w:r>
      <w:r w:rsidR="00D776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 as amizades e colegas de trabalho, especialmente ao Simão M</w:t>
      </w:r>
      <w:r w:rsidR="00F350A8">
        <w:rPr>
          <w:rFonts w:ascii="Arial" w:hAnsi="Arial" w:cs="Arial"/>
        </w:rPr>
        <w:t xml:space="preserve">elo Gurgel e </w:t>
      </w:r>
      <w:proofErr w:type="spellStart"/>
      <w:r w:rsidR="00F350A8">
        <w:rPr>
          <w:rFonts w:ascii="Arial" w:hAnsi="Arial" w:cs="Arial"/>
        </w:rPr>
        <w:t>Welkey</w:t>
      </w:r>
      <w:proofErr w:type="spellEnd"/>
      <w:r w:rsidR="00F350A8">
        <w:rPr>
          <w:rFonts w:ascii="Arial" w:hAnsi="Arial" w:cs="Arial"/>
        </w:rPr>
        <w:t xml:space="preserve"> Costa pela parceira e por seus bons conselhos.  </w:t>
      </w:r>
    </w:p>
    <w:p w14:paraId="7017EE6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122EFD7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1457EAF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BDCDF3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36D102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7A10D48B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72B6E3C9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D4D89A2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52A5F02E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2FBF6F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573D5A69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7C24655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2311231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637B0423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15A9F1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0C94F551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993E95C" w14:textId="77777777" w:rsidR="002A2AD7" w:rsidRDefault="002A2AD7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A6C57F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397738F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2DD0D883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400ED455" w14:textId="77777777" w:rsidR="004374D8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</w:p>
    <w:p w14:paraId="13F4AA4E" w14:textId="77777777" w:rsidR="004374D8" w:rsidRDefault="004374D8" w:rsidP="007E5E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C363B9E" w14:textId="77777777" w:rsidR="00D83F56" w:rsidRDefault="00D83F56" w:rsidP="004374D8">
      <w:pPr>
        <w:spacing w:line="360" w:lineRule="auto"/>
        <w:ind w:firstLine="708"/>
        <w:rPr>
          <w:rFonts w:ascii="Arial" w:hAnsi="Arial" w:cs="Arial"/>
        </w:rPr>
      </w:pPr>
    </w:p>
    <w:p w14:paraId="2AE4B4B3" w14:textId="77777777" w:rsidR="00B756BF" w:rsidRDefault="00B756BF" w:rsidP="00D83F56">
      <w:pPr>
        <w:spacing w:line="360" w:lineRule="auto"/>
        <w:ind w:firstLine="708"/>
        <w:jc w:val="center"/>
        <w:rPr>
          <w:ins w:id="5" w:author="Saulo Medeiros Guerreiro" w:date="2017-11-06T17:39:00Z"/>
          <w:rFonts w:ascii="Arial" w:hAnsi="Arial" w:cs="Arial"/>
          <w:b/>
          <w:sz w:val="24"/>
          <w:szCs w:val="24"/>
        </w:rPr>
      </w:pPr>
    </w:p>
    <w:p w14:paraId="3799E89A" w14:textId="77777777" w:rsidR="00D83F56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67D2B5F" w14:textId="77777777" w:rsidR="00D83F56" w:rsidRDefault="00D83F56" w:rsidP="00D83F56">
      <w:pPr>
        <w:spacing w:line="360" w:lineRule="auto"/>
        <w:ind w:firstLine="708"/>
        <w:jc w:val="center"/>
        <w:rPr>
          <w:rFonts w:ascii="Arial" w:hAnsi="Arial" w:cs="Arial"/>
        </w:rPr>
      </w:pPr>
    </w:p>
    <w:p w14:paraId="2AF5A3AB" w14:textId="17EC314B" w:rsidR="004374D8" w:rsidRPr="004374D8" w:rsidRDefault="00314E09" w:rsidP="00D06C7F">
      <w:pPr>
        <w:jc w:val="both"/>
        <w:rPr>
          <w:rFonts w:ascii="Arial" w:hAnsi="Arial" w:cs="Arial"/>
          <w:color w:val="000000"/>
        </w:rPr>
      </w:pPr>
      <w:bookmarkStart w:id="6" w:name="_GoBack"/>
      <w:r>
        <w:rPr>
          <w:rFonts w:ascii="Arial" w:hAnsi="Arial" w:cs="Arial"/>
        </w:rPr>
        <w:t>A</w:t>
      </w:r>
      <w:r w:rsidR="004374D8" w:rsidRPr="004374D8">
        <w:rPr>
          <w:rFonts w:ascii="Arial" w:hAnsi="Arial" w:cs="Arial"/>
        </w:rPr>
        <w:t xml:space="preserve"> crescente preocupação em entregar os projetos com qualidade</w:t>
      </w:r>
      <w:r>
        <w:rPr>
          <w:rFonts w:ascii="Arial" w:hAnsi="Arial" w:cs="Arial"/>
        </w:rPr>
        <w:t xml:space="preserve"> e</w:t>
      </w:r>
      <w:r w:rsidR="004374D8" w:rsidRPr="004374D8">
        <w:rPr>
          <w:rFonts w:ascii="Arial" w:hAnsi="Arial" w:cs="Arial"/>
        </w:rPr>
        <w:t xml:space="preserve"> dentro dos prazos estipulados e do orçamento previsto</w:t>
      </w:r>
      <w:r>
        <w:rPr>
          <w:rFonts w:ascii="Arial" w:hAnsi="Arial" w:cs="Arial"/>
        </w:rPr>
        <w:t xml:space="preserve"> resultou na necessidade de </w:t>
      </w:r>
      <w:r w:rsidR="004374D8" w:rsidRPr="004374D8">
        <w:rPr>
          <w:rFonts w:ascii="Arial" w:hAnsi="Arial" w:cs="Arial"/>
        </w:rPr>
        <w:t xml:space="preserve">aperfeiçoar </w:t>
      </w:r>
      <w:r>
        <w:rPr>
          <w:rFonts w:ascii="Arial" w:hAnsi="Arial" w:cs="Arial"/>
        </w:rPr>
        <w:t>a</w:t>
      </w:r>
      <w:r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>forma de geri-los. Neste sentido surgiram várias metodologias</w:t>
      </w:r>
      <w:r>
        <w:rPr>
          <w:rFonts w:ascii="Arial" w:hAnsi="Arial" w:cs="Arial"/>
        </w:rPr>
        <w:t xml:space="preserve"> e</w:t>
      </w:r>
      <w:r w:rsidR="004374D8" w:rsidRPr="004374D8">
        <w:rPr>
          <w:rFonts w:ascii="Arial" w:hAnsi="Arial" w:cs="Arial"/>
        </w:rPr>
        <w:t xml:space="preserve"> ferramentas </w:t>
      </w:r>
      <w:r>
        <w:rPr>
          <w:rFonts w:ascii="Arial" w:hAnsi="Arial" w:cs="Arial"/>
        </w:rPr>
        <w:t xml:space="preserve">informatizadas </w:t>
      </w:r>
      <w:r w:rsidR="004374D8" w:rsidRPr="004374D8">
        <w:rPr>
          <w:rFonts w:ascii="Arial" w:hAnsi="Arial" w:cs="Arial"/>
        </w:rPr>
        <w:t>para auxiliar os gestores de projetos. Não obstante, o rápido avanço tecnológico traz uma nova forma de olhar para tudo aquilo que um dia foi padronizado, criando novos desafios</w:t>
      </w:r>
      <w:r w:rsidR="0045350F">
        <w:rPr>
          <w:rFonts w:ascii="Arial" w:hAnsi="Arial" w:cs="Arial"/>
        </w:rPr>
        <w:t xml:space="preserve"> </w:t>
      </w:r>
      <w:r w:rsidR="003305E4">
        <w:rPr>
          <w:rFonts w:ascii="Arial" w:hAnsi="Arial" w:cs="Arial"/>
        </w:rPr>
        <w:t>e obstáculos a serem vencidos, n</w:t>
      </w:r>
      <w:r w:rsidR="004374D8" w:rsidRPr="004374D8">
        <w:rPr>
          <w:rFonts w:ascii="Arial" w:hAnsi="Arial" w:cs="Arial"/>
        </w:rPr>
        <w:t xml:space="preserve">esse contexto a capacidade das empresas em inovar representa uma vantagem competitiva. </w:t>
      </w:r>
      <w:r w:rsidR="00B412C4">
        <w:rPr>
          <w:rFonts w:ascii="Arial" w:hAnsi="Arial" w:cs="Arial"/>
        </w:rPr>
        <w:t xml:space="preserve">Através da </w:t>
      </w:r>
      <w:proofErr w:type="spellStart"/>
      <w:r w:rsidR="00B412C4">
        <w:rPr>
          <w:rFonts w:ascii="Arial" w:hAnsi="Arial" w:cs="Arial"/>
        </w:rPr>
        <w:t>gamificação</w:t>
      </w:r>
      <w:proofErr w:type="spellEnd"/>
      <w:r w:rsidR="004374D8" w:rsidRPr="004374D8">
        <w:rPr>
          <w:rFonts w:ascii="Arial" w:hAnsi="Arial" w:cs="Arial"/>
        </w:rPr>
        <w:t xml:space="preserve">, buscou-se aplicar elementos, mecanismos, dinâmicas e técnicas de jogos na rotina profissional, </w:t>
      </w:r>
      <w:r w:rsidR="00B412C4">
        <w:rPr>
          <w:rFonts w:ascii="Arial" w:hAnsi="Arial" w:cs="Arial"/>
        </w:rPr>
        <w:t xml:space="preserve">com o intuito de </w:t>
      </w:r>
      <w:r w:rsidR="00B412C4" w:rsidRPr="004374D8">
        <w:rPr>
          <w:rFonts w:ascii="Arial" w:hAnsi="Arial" w:cs="Arial"/>
        </w:rPr>
        <w:t>facilitar o acompanhamento dos projetos por parte do gerente</w:t>
      </w:r>
      <w:r w:rsidR="00B412C4">
        <w:rPr>
          <w:rFonts w:ascii="Arial" w:hAnsi="Arial" w:cs="Arial"/>
        </w:rPr>
        <w:t xml:space="preserve">. Esse esforço </w:t>
      </w:r>
      <w:r w:rsidR="00B412C4" w:rsidRPr="004374D8">
        <w:rPr>
          <w:rFonts w:ascii="Arial" w:hAnsi="Arial" w:cs="Arial"/>
        </w:rPr>
        <w:t>culmin</w:t>
      </w:r>
      <w:r w:rsidR="00B412C4">
        <w:rPr>
          <w:rFonts w:ascii="Arial" w:hAnsi="Arial" w:cs="Arial"/>
        </w:rPr>
        <w:t>ou</w:t>
      </w:r>
      <w:r w:rsidR="00B412C4"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 xml:space="preserve">na implementação de uma </w:t>
      </w:r>
      <w:r w:rsidR="00B412C4">
        <w:rPr>
          <w:rFonts w:ascii="Arial" w:hAnsi="Arial" w:cs="Arial"/>
        </w:rPr>
        <w:t xml:space="preserve">solução integrada para </w:t>
      </w:r>
      <w:r w:rsidR="00B412C4" w:rsidRPr="00D06C7F">
        <w:rPr>
          <w:rFonts w:ascii="Arial" w:hAnsi="Arial" w:cs="Arial"/>
          <w:i/>
        </w:rPr>
        <w:t>web</w:t>
      </w:r>
      <w:r w:rsidR="00B412C4">
        <w:rPr>
          <w:rFonts w:ascii="Arial" w:hAnsi="Arial" w:cs="Arial"/>
        </w:rPr>
        <w:t xml:space="preserve"> e dispositivos móveis</w:t>
      </w:r>
      <w:r w:rsidR="00B412C4" w:rsidRPr="004374D8">
        <w:rPr>
          <w:rFonts w:ascii="Arial" w:hAnsi="Arial" w:cs="Arial"/>
        </w:rPr>
        <w:t xml:space="preserve"> </w:t>
      </w:r>
      <w:r w:rsidR="004374D8" w:rsidRPr="004374D8">
        <w:rPr>
          <w:rFonts w:ascii="Arial" w:hAnsi="Arial" w:cs="Arial"/>
        </w:rPr>
        <w:t>de apoio ao gerenciamento de projetos denominada Jornada do Gerente.</w:t>
      </w:r>
      <w:r w:rsidR="00B412C4">
        <w:rPr>
          <w:rFonts w:ascii="Arial" w:hAnsi="Arial" w:cs="Arial"/>
        </w:rPr>
        <w:t xml:space="preserve"> Entre o</w:t>
      </w:r>
      <w:r w:rsidR="004374D8" w:rsidRPr="004374D8">
        <w:rPr>
          <w:rFonts w:ascii="Arial" w:hAnsi="Arial" w:cs="Arial"/>
        </w:rPr>
        <w:t>s benefícios com o uso</w:t>
      </w:r>
      <w:r w:rsidR="004374D8" w:rsidRPr="004374D8">
        <w:rPr>
          <w:rFonts w:ascii="Arial" w:hAnsi="Arial" w:cs="Arial"/>
          <w:color w:val="000000"/>
        </w:rPr>
        <w:t xml:space="preserve"> da </w:t>
      </w:r>
      <w:proofErr w:type="spellStart"/>
      <w:r w:rsidR="004374D8" w:rsidRPr="004374D8">
        <w:rPr>
          <w:rFonts w:ascii="Arial" w:hAnsi="Arial" w:cs="Arial"/>
          <w:color w:val="000000"/>
        </w:rPr>
        <w:t>gamificação</w:t>
      </w:r>
      <w:proofErr w:type="spellEnd"/>
      <w:r w:rsidR="004374D8" w:rsidRPr="004374D8">
        <w:rPr>
          <w:rFonts w:ascii="Arial" w:hAnsi="Arial" w:cs="Arial"/>
          <w:color w:val="000000"/>
        </w:rPr>
        <w:t xml:space="preserve"> em gerenciamento de projetos através </w:t>
      </w:r>
      <w:r w:rsidR="00B412C4" w:rsidRPr="004374D8">
        <w:rPr>
          <w:rFonts w:ascii="Arial" w:hAnsi="Arial" w:cs="Arial"/>
          <w:color w:val="000000"/>
        </w:rPr>
        <w:t>d</w:t>
      </w:r>
      <w:r w:rsidR="00B412C4">
        <w:rPr>
          <w:rFonts w:ascii="Arial" w:hAnsi="Arial" w:cs="Arial"/>
          <w:color w:val="000000"/>
        </w:rPr>
        <w:t>a solução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Jornada do Gerente </w:t>
      </w:r>
      <w:r w:rsidR="00B412C4">
        <w:rPr>
          <w:rFonts w:ascii="Arial" w:hAnsi="Arial" w:cs="Arial"/>
          <w:color w:val="000000"/>
        </w:rPr>
        <w:t>pode-se destacar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o engajamento, a contribuição para a melhor definição de processos, o alinhamento com o propósito da empresa, </w:t>
      </w:r>
      <w:r w:rsidR="00B412C4">
        <w:rPr>
          <w:rFonts w:ascii="Arial" w:hAnsi="Arial" w:cs="Arial"/>
          <w:color w:val="000000"/>
        </w:rPr>
        <w:t>a execução de</w:t>
      </w:r>
      <w:r w:rsidR="004374D8" w:rsidRPr="004374D8">
        <w:rPr>
          <w:rFonts w:ascii="Arial" w:hAnsi="Arial" w:cs="Arial"/>
          <w:color w:val="000000"/>
        </w:rPr>
        <w:t xml:space="preserve"> atividade </w:t>
      </w:r>
      <w:r w:rsidR="00B412C4">
        <w:rPr>
          <w:rFonts w:ascii="Arial" w:hAnsi="Arial" w:cs="Arial"/>
          <w:color w:val="000000"/>
        </w:rPr>
        <w:t>por parte dos</w:t>
      </w:r>
      <w:r w:rsidR="00B412C4" w:rsidRPr="004374D8">
        <w:rPr>
          <w:rFonts w:ascii="Arial" w:hAnsi="Arial" w:cs="Arial"/>
          <w:color w:val="000000"/>
        </w:rPr>
        <w:t xml:space="preserve"> </w:t>
      </w:r>
      <w:r w:rsidR="004374D8" w:rsidRPr="004374D8">
        <w:rPr>
          <w:rFonts w:ascii="Arial" w:hAnsi="Arial" w:cs="Arial"/>
          <w:color w:val="000000"/>
        </w:rPr>
        <w:t xml:space="preserve">gerentes </w:t>
      </w:r>
      <w:r w:rsidR="00B412C4">
        <w:rPr>
          <w:rFonts w:ascii="Arial" w:hAnsi="Arial" w:cs="Arial"/>
          <w:color w:val="000000"/>
        </w:rPr>
        <w:t xml:space="preserve">de forma </w:t>
      </w:r>
      <w:r w:rsidR="004374D8" w:rsidRPr="004374D8">
        <w:rPr>
          <w:rFonts w:ascii="Arial" w:hAnsi="Arial" w:cs="Arial"/>
          <w:color w:val="000000"/>
        </w:rPr>
        <w:t>mais divertida</w:t>
      </w:r>
      <w:r w:rsidR="00B412C4">
        <w:rPr>
          <w:rFonts w:ascii="Arial" w:hAnsi="Arial" w:cs="Arial"/>
          <w:color w:val="000000"/>
        </w:rPr>
        <w:t xml:space="preserve"> e a promoção de </w:t>
      </w:r>
      <w:r w:rsidR="004374D8" w:rsidRPr="004374D8">
        <w:rPr>
          <w:rFonts w:ascii="Arial" w:hAnsi="Arial" w:cs="Arial"/>
          <w:color w:val="000000"/>
        </w:rPr>
        <w:t>um ambiente agradável e estimulante para se trabalhar.</w:t>
      </w:r>
    </w:p>
    <w:bookmarkEnd w:id="6"/>
    <w:p w14:paraId="2C94ADE4" w14:textId="77777777" w:rsidR="004374D8" w:rsidRDefault="004374D8" w:rsidP="007E5EF0">
      <w:pPr>
        <w:spacing w:line="360" w:lineRule="auto"/>
        <w:jc w:val="both"/>
      </w:pPr>
    </w:p>
    <w:p w14:paraId="5EDFC457" w14:textId="77777777" w:rsidR="004374D8" w:rsidRDefault="004374D8" w:rsidP="007E5EF0">
      <w:pPr>
        <w:spacing w:line="360" w:lineRule="auto"/>
        <w:jc w:val="both"/>
        <w:rPr>
          <w:rFonts w:ascii="Arial" w:hAnsi="Arial" w:cs="Arial"/>
        </w:rPr>
      </w:pPr>
      <w:r w:rsidRPr="004374D8">
        <w:rPr>
          <w:rFonts w:ascii="Arial" w:hAnsi="Arial" w:cs="Arial"/>
          <w:b/>
        </w:rPr>
        <w:t>Palavras-chave:</w:t>
      </w:r>
      <w:r w:rsidRPr="004374D8">
        <w:rPr>
          <w:rFonts w:ascii="Arial" w:hAnsi="Arial" w:cs="Arial"/>
        </w:rPr>
        <w:t xml:space="preserve"> jogo; </w:t>
      </w:r>
      <w:proofErr w:type="spellStart"/>
      <w:r w:rsidRPr="004374D8">
        <w:rPr>
          <w:rFonts w:ascii="Arial" w:hAnsi="Arial" w:cs="Arial"/>
        </w:rPr>
        <w:t>gamificação</w:t>
      </w:r>
      <w:proofErr w:type="spellEnd"/>
      <w:r w:rsidRPr="004374D8">
        <w:rPr>
          <w:rFonts w:ascii="Arial" w:hAnsi="Arial" w:cs="Arial"/>
        </w:rPr>
        <w:t>; gerenciamento de projetos.</w:t>
      </w:r>
    </w:p>
    <w:p w14:paraId="497C2681" w14:textId="77777777" w:rsidR="00D83F56" w:rsidRDefault="00D83F56" w:rsidP="004374D8">
      <w:pPr>
        <w:rPr>
          <w:rFonts w:ascii="Arial" w:hAnsi="Arial" w:cs="Arial"/>
        </w:rPr>
      </w:pPr>
    </w:p>
    <w:p w14:paraId="3ADE0818" w14:textId="77777777" w:rsidR="00D83F56" w:rsidRDefault="00D83F56" w:rsidP="004374D8">
      <w:pPr>
        <w:rPr>
          <w:rFonts w:ascii="Arial" w:hAnsi="Arial" w:cs="Arial"/>
        </w:rPr>
      </w:pPr>
    </w:p>
    <w:p w14:paraId="72E94367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EF6B85">
        <w:rPr>
          <w:rFonts w:ascii="Arial" w:hAnsi="Arial" w:cs="Arial"/>
          <w:b/>
          <w:sz w:val="24"/>
          <w:szCs w:val="24"/>
          <w:lang w:val="en-US"/>
        </w:rPr>
        <w:t>ABSTRACT</w:t>
      </w:r>
    </w:p>
    <w:p w14:paraId="79CBB994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179B6A04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403EC9AF" w14:textId="77777777" w:rsidR="00D83F56" w:rsidRPr="00EF6B85" w:rsidRDefault="00D83F56" w:rsidP="00D83F56">
      <w:pPr>
        <w:rPr>
          <w:rFonts w:ascii="Arial" w:hAnsi="Arial" w:cs="Arial"/>
          <w:lang w:val="en-US"/>
        </w:rPr>
      </w:pPr>
      <w:r w:rsidRPr="00EF6B85">
        <w:rPr>
          <w:rFonts w:ascii="Arial" w:hAnsi="Arial" w:cs="Arial"/>
          <w:b/>
          <w:lang w:val="en-US"/>
        </w:rPr>
        <w:t>Keywords:</w:t>
      </w:r>
      <w:r w:rsidRPr="00EF6B85">
        <w:rPr>
          <w:rFonts w:ascii="Arial" w:hAnsi="Arial" w:cs="Arial"/>
          <w:lang w:val="en-US"/>
        </w:rPr>
        <w:t xml:space="preserve"> </w:t>
      </w:r>
      <w:r w:rsidR="00D318AE" w:rsidRPr="00EF6B85">
        <w:rPr>
          <w:rFonts w:ascii="Arial" w:hAnsi="Arial" w:cs="Arial"/>
          <w:lang w:val="en-US"/>
        </w:rPr>
        <w:t>game</w:t>
      </w:r>
      <w:r w:rsidRPr="00EF6B85">
        <w:rPr>
          <w:rFonts w:ascii="Arial" w:hAnsi="Arial" w:cs="Arial"/>
          <w:lang w:val="en-US"/>
        </w:rPr>
        <w:t>;</w:t>
      </w:r>
      <w:ins w:id="7" w:author="Saulo Medeiros Guerreiro" w:date="2017-11-06T10:28:00Z">
        <w:r w:rsidR="00D06C7F">
          <w:rPr>
            <w:rFonts w:ascii="Arial" w:hAnsi="Arial" w:cs="Arial"/>
            <w:lang w:val="en-US"/>
          </w:rPr>
          <w:t xml:space="preserve"> </w:t>
        </w:r>
      </w:ins>
      <w:proofErr w:type="spellStart"/>
      <w:r w:rsidR="00D318AE" w:rsidRPr="00EF6B85">
        <w:rPr>
          <w:rFonts w:ascii="Arial" w:hAnsi="Arial" w:cs="Arial"/>
          <w:lang w:val="en-US"/>
        </w:rPr>
        <w:t>gamification</w:t>
      </w:r>
      <w:proofErr w:type="spellEnd"/>
      <w:r w:rsidR="00D318AE" w:rsidRPr="00EF6B85">
        <w:rPr>
          <w:rFonts w:ascii="Arial" w:hAnsi="Arial" w:cs="Arial"/>
          <w:lang w:val="en-US"/>
        </w:rPr>
        <w:t>; project management</w:t>
      </w:r>
      <w:r w:rsidRPr="00EF6B85">
        <w:rPr>
          <w:rFonts w:ascii="Arial" w:hAnsi="Arial" w:cs="Arial"/>
          <w:lang w:val="en-US"/>
        </w:rPr>
        <w:t>.</w:t>
      </w:r>
    </w:p>
    <w:p w14:paraId="43CC1B30" w14:textId="77777777" w:rsidR="00D83F56" w:rsidRPr="00EF6B85" w:rsidRDefault="00D83F56" w:rsidP="00D83F56">
      <w:pPr>
        <w:spacing w:line="360" w:lineRule="auto"/>
        <w:ind w:firstLine="708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083BC766" w14:textId="77777777" w:rsidR="00D83F56" w:rsidRPr="00EF6B85" w:rsidRDefault="00D83F56" w:rsidP="004374D8">
      <w:pPr>
        <w:rPr>
          <w:rFonts w:ascii="Arial" w:hAnsi="Arial" w:cs="Arial"/>
          <w:lang w:val="en-US"/>
        </w:rPr>
      </w:pPr>
    </w:p>
    <w:p w14:paraId="785D480D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2DA21D2D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3F4603F7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7C12F28B" w14:textId="77777777" w:rsidR="004374D8" w:rsidRDefault="004374D8" w:rsidP="00A45748">
      <w:pPr>
        <w:spacing w:line="360" w:lineRule="auto"/>
        <w:ind w:left="2832" w:firstLine="708"/>
        <w:rPr>
          <w:ins w:id="8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7DEFBA33" w14:textId="77777777" w:rsidR="007D0DCF" w:rsidRDefault="007D0DCF" w:rsidP="00A45748">
      <w:pPr>
        <w:spacing w:line="360" w:lineRule="auto"/>
        <w:ind w:left="2832" w:firstLine="708"/>
        <w:rPr>
          <w:ins w:id="9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70C73288" w14:textId="77777777" w:rsidR="007D0DCF" w:rsidRDefault="007D0DCF" w:rsidP="00A45748">
      <w:pPr>
        <w:spacing w:line="360" w:lineRule="auto"/>
        <w:ind w:left="2832" w:firstLine="708"/>
        <w:rPr>
          <w:ins w:id="10" w:author="Rafael Barbosa" w:date="2017-11-05T12:40:00Z"/>
          <w:rFonts w:ascii="Arial" w:hAnsi="Arial" w:cs="Arial"/>
          <w:b/>
          <w:sz w:val="24"/>
          <w:szCs w:val="24"/>
          <w:lang w:val="en-US"/>
        </w:rPr>
      </w:pPr>
    </w:p>
    <w:p w14:paraId="24EA7CED" w14:textId="77777777" w:rsidR="007D0DCF" w:rsidRPr="00EF6B85" w:rsidRDefault="007D0DCF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52C74AC4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428C23A9" w14:textId="77777777" w:rsidR="004374D8" w:rsidRPr="00EF6B85" w:rsidRDefault="004374D8" w:rsidP="00A45748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  <w:lang w:val="en-US"/>
        </w:rPr>
      </w:pPr>
    </w:p>
    <w:p w14:paraId="1540D7CC" w14:textId="77777777" w:rsidR="002F7A61" w:rsidRDefault="002F7A61" w:rsidP="002F7A61">
      <w:pPr>
        <w:spacing w:line="360" w:lineRule="auto"/>
        <w:rPr>
          <w:ins w:id="11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73A378EF" w14:textId="77777777" w:rsidR="00DF218F" w:rsidRDefault="00DF218F" w:rsidP="002F7A61">
      <w:pPr>
        <w:spacing w:line="360" w:lineRule="auto"/>
        <w:rPr>
          <w:ins w:id="12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61636222" w14:textId="77777777" w:rsidR="00DF218F" w:rsidRDefault="00DF218F" w:rsidP="002F7A61">
      <w:pPr>
        <w:spacing w:line="360" w:lineRule="auto"/>
        <w:rPr>
          <w:ins w:id="13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3CB88F30" w14:textId="77777777" w:rsidR="00DF218F" w:rsidRDefault="00DF218F" w:rsidP="002F7A61">
      <w:pPr>
        <w:spacing w:line="360" w:lineRule="auto"/>
        <w:rPr>
          <w:ins w:id="14" w:author="Saulo Medeiros Guerreiro" w:date="2017-11-06T10:28:00Z"/>
          <w:rFonts w:ascii="Arial" w:hAnsi="Arial" w:cs="Arial"/>
          <w:b/>
          <w:sz w:val="24"/>
          <w:szCs w:val="24"/>
          <w:lang w:val="en-US"/>
        </w:rPr>
      </w:pPr>
    </w:p>
    <w:p w14:paraId="0F5A004E" w14:textId="77777777" w:rsidR="00DF218F" w:rsidRPr="00EF6B85" w:rsidRDefault="00DF218F" w:rsidP="002F7A61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551E0917" w14:textId="77777777" w:rsidR="0053772A" w:rsidRDefault="0053772A" w:rsidP="002F7A61">
      <w:pPr>
        <w:spacing w:line="360" w:lineRule="auto"/>
        <w:jc w:val="center"/>
        <w:rPr>
          <w:ins w:id="15" w:author="Saulo Medeiros Guerreiro" w:date="2017-11-06T17:39:00Z"/>
          <w:rFonts w:ascii="Arial" w:hAnsi="Arial" w:cs="Arial"/>
          <w:b/>
          <w:sz w:val="24"/>
          <w:szCs w:val="24"/>
        </w:rPr>
      </w:pPr>
    </w:p>
    <w:p w14:paraId="0ACA57FA" w14:textId="77777777" w:rsidR="00A45748" w:rsidRDefault="00294658" w:rsidP="002F7A61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4658">
        <w:rPr>
          <w:rFonts w:ascii="Arial" w:hAnsi="Arial" w:cs="Arial"/>
          <w:b/>
          <w:sz w:val="24"/>
          <w:szCs w:val="24"/>
        </w:rPr>
        <w:lastRenderedPageBreak/>
        <w:t>LISTA DE FIGURAS</w:t>
      </w:r>
    </w:p>
    <w:p w14:paraId="0F9DC8AC" w14:textId="77777777" w:rsidR="00294658" w:rsidRPr="002B352C" w:rsidRDefault="00294658" w:rsidP="006A4876">
      <w:pPr>
        <w:ind w:left="7788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Página</w:t>
      </w:r>
    </w:p>
    <w:p w14:paraId="33282076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 </w:t>
      </w:r>
      <w:r w:rsidR="000450FE" w:rsidRPr="002B352C">
        <w:rPr>
          <w:rFonts w:ascii="Arial" w:hAnsi="Arial" w:cs="Arial"/>
          <w:color w:val="000000"/>
          <w:sz w:val="24"/>
          <w:szCs w:val="24"/>
        </w:rPr>
        <w:t>Variaçã</w:t>
      </w:r>
      <w:r w:rsidR="006A4876">
        <w:rPr>
          <w:rFonts w:ascii="Arial" w:hAnsi="Arial" w:cs="Arial"/>
          <w:color w:val="000000"/>
          <w:sz w:val="24"/>
          <w:szCs w:val="24"/>
        </w:rPr>
        <w:t xml:space="preserve">o do esforço com o tempo para o </w:t>
      </w:r>
      <w:r w:rsidR="000450FE" w:rsidRPr="002B352C">
        <w:rPr>
          <w:rFonts w:ascii="Arial" w:hAnsi="Arial" w:cs="Arial"/>
          <w:color w:val="000000"/>
          <w:sz w:val="24"/>
          <w:szCs w:val="24"/>
        </w:rPr>
        <w:t>projeto</w:t>
      </w:r>
      <w:r w:rsidRPr="002B352C">
        <w:rPr>
          <w:rFonts w:ascii="Arial" w:hAnsi="Arial" w:cs="Arial"/>
          <w:sz w:val="24"/>
          <w:szCs w:val="24"/>
        </w:rPr>
        <w:t>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</w:t>
      </w:r>
      <w:r w:rsidR="002B352C" w:rsidRPr="002B352C">
        <w:rPr>
          <w:rFonts w:ascii="Arial" w:hAnsi="Arial" w:cs="Arial"/>
          <w:sz w:val="24"/>
          <w:szCs w:val="24"/>
        </w:rPr>
        <w:t>....</w:t>
      </w:r>
      <w:r w:rsidR="006A4876">
        <w:rPr>
          <w:rFonts w:ascii="Arial" w:hAnsi="Arial" w:cs="Arial"/>
          <w:sz w:val="24"/>
          <w:szCs w:val="24"/>
        </w:rPr>
        <w:t>.......................................................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5722EA1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 </w:t>
      </w:r>
      <w:r w:rsidR="002B352C" w:rsidRPr="002B352C">
        <w:rPr>
          <w:rFonts w:ascii="Arial" w:hAnsi="Arial" w:cs="Arial"/>
          <w:sz w:val="24"/>
          <w:szCs w:val="24"/>
        </w:rPr>
        <w:t>Análise comparativa da incerteza do risco com a quantidade arriscada</w:t>
      </w:r>
      <w:r w:rsidR="006A4876">
        <w:rPr>
          <w:rFonts w:ascii="Arial" w:hAnsi="Arial" w:cs="Arial"/>
          <w:sz w:val="24"/>
          <w:szCs w:val="24"/>
        </w:rPr>
        <w:t xml:space="preserve"> 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8738F36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2B352C">
        <w:rPr>
          <w:rFonts w:ascii="Arial" w:hAnsi="Arial" w:cs="Arial"/>
          <w:sz w:val="24"/>
          <w:szCs w:val="24"/>
        </w:rPr>
        <w:t xml:space="preserve">3 </w:t>
      </w:r>
      <w:r w:rsidR="002B352C" w:rsidRPr="002B352C">
        <w:rPr>
          <w:rFonts w:ascii="Arial" w:hAnsi="Arial" w:cs="Arial"/>
          <w:sz w:val="24"/>
          <w:szCs w:val="24"/>
        </w:rPr>
        <w:t>As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 xml:space="preserve"> dez áreas de conhecimento do gerenciamento de projetos</w:t>
      </w:r>
      <w:r w:rsidRPr="002B352C">
        <w:rPr>
          <w:rFonts w:ascii="Arial" w:hAnsi="Arial" w:cs="Arial"/>
          <w:sz w:val="24"/>
          <w:szCs w:val="24"/>
        </w:rPr>
        <w:t>.............</w:t>
      </w:r>
      <w:r w:rsidR="006A4876">
        <w:rPr>
          <w:rFonts w:ascii="Arial" w:hAnsi="Arial" w:cs="Arial"/>
          <w:sz w:val="24"/>
          <w:szCs w:val="24"/>
        </w:rPr>
        <w:t>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7449D159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4 </w:t>
      </w:r>
      <w:r w:rsidR="002B352C" w:rsidRPr="002B352C">
        <w:rPr>
          <w:rFonts w:ascii="Arial" w:hAnsi="Arial" w:cs="Arial"/>
          <w:sz w:val="24"/>
          <w:szCs w:val="24"/>
        </w:rPr>
        <w:t xml:space="preserve">Tela de </w:t>
      </w:r>
      <w:proofErr w:type="spellStart"/>
      <w:r w:rsidR="002B352C" w:rsidRPr="002B352C">
        <w:rPr>
          <w:rFonts w:ascii="Arial" w:hAnsi="Arial" w:cs="Arial"/>
          <w:i/>
          <w:iCs/>
          <w:sz w:val="24"/>
          <w:szCs w:val="24"/>
        </w:rPr>
        <w:t>login</w:t>
      </w:r>
      <w:proofErr w:type="spellEnd"/>
      <w:r w:rsidR="002B352C" w:rsidRPr="002B352C">
        <w:rPr>
          <w:rFonts w:ascii="Arial" w:hAnsi="Arial" w:cs="Arial"/>
          <w:sz w:val="24"/>
          <w:szCs w:val="24"/>
        </w:rPr>
        <w:t xml:space="preserve">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..............................................................</w:t>
      </w:r>
      <w:r w:rsidR="006A4876">
        <w:rPr>
          <w:rFonts w:ascii="Arial" w:hAnsi="Arial" w:cs="Arial"/>
          <w:sz w:val="24"/>
          <w:szCs w:val="24"/>
        </w:rPr>
        <w:t>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EF12F27" w14:textId="77777777" w:rsidR="00294658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5 </w:t>
      </w:r>
      <w:r w:rsidR="002B352C" w:rsidRPr="002B352C">
        <w:rPr>
          <w:rFonts w:ascii="Arial" w:hAnsi="Arial" w:cs="Arial"/>
          <w:sz w:val="24"/>
          <w:szCs w:val="24"/>
        </w:rPr>
        <w:t>Tela projetos disponíveis do aplicativo</w:t>
      </w:r>
      <w:r w:rsidR="006A4876">
        <w:rPr>
          <w:rFonts w:ascii="Arial" w:hAnsi="Arial" w:cs="Arial"/>
          <w:sz w:val="24"/>
          <w:szCs w:val="24"/>
        </w:rPr>
        <w:t>........................................................XX</w:t>
      </w:r>
    </w:p>
    <w:p w14:paraId="15AAD3B2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6 </w:t>
      </w:r>
      <w:r w:rsidR="002B352C" w:rsidRPr="002B352C">
        <w:rPr>
          <w:rFonts w:ascii="Arial" w:hAnsi="Arial" w:cs="Arial"/>
          <w:sz w:val="24"/>
          <w:szCs w:val="24"/>
        </w:rPr>
        <w:t>Tela projeto selecionado do aplicativo</w:t>
      </w:r>
      <w:r w:rsidRPr="002B352C">
        <w:rPr>
          <w:rFonts w:ascii="Arial" w:hAnsi="Arial" w:cs="Arial"/>
          <w:sz w:val="24"/>
          <w:szCs w:val="24"/>
        </w:rPr>
        <w:t>.................................</w:t>
      </w:r>
      <w:r w:rsidR="006A4876">
        <w:rPr>
          <w:rFonts w:ascii="Arial" w:hAnsi="Arial" w:cs="Arial"/>
          <w:sz w:val="24"/>
          <w:szCs w:val="24"/>
        </w:rPr>
        <w:t>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5588160D" w14:textId="4F0B9DCC" w:rsidR="00F51FC4" w:rsidRDefault="00294658" w:rsidP="006A4876">
      <w:pPr>
        <w:spacing w:line="360" w:lineRule="auto"/>
        <w:jc w:val="both"/>
        <w:rPr>
          <w:ins w:id="16" w:author="Saulo Medeiros Guerreiro" w:date="2017-11-06T17:48:00Z"/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7</w:t>
      </w:r>
      <w:r w:rsidR="00342824">
        <w:rPr>
          <w:rFonts w:ascii="Arial" w:hAnsi="Arial" w:cs="Arial"/>
          <w:sz w:val="24"/>
          <w:szCs w:val="24"/>
        </w:rPr>
        <w:t xml:space="preserve"> </w:t>
      </w:r>
      <w:r w:rsidR="002B352C" w:rsidRPr="002B352C">
        <w:rPr>
          <w:rFonts w:ascii="Arial" w:hAnsi="Arial" w:cs="Arial"/>
          <w:sz w:val="24"/>
          <w:szCs w:val="24"/>
        </w:rPr>
        <w:t xml:space="preserve">Tela </w:t>
      </w:r>
      <w:r w:rsidR="00342824">
        <w:rPr>
          <w:rFonts w:ascii="Arial" w:hAnsi="Arial" w:cs="Arial"/>
          <w:sz w:val="24"/>
          <w:szCs w:val="24"/>
        </w:rPr>
        <w:t xml:space="preserve">da </w:t>
      </w:r>
      <w:r w:rsidR="002B352C" w:rsidRPr="002B352C">
        <w:rPr>
          <w:rFonts w:ascii="Arial" w:hAnsi="Arial" w:cs="Arial"/>
          <w:sz w:val="24"/>
          <w:szCs w:val="24"/>
        </w:rPr>
        <w:t>área de trabalho do gerente com</w:t>
      </w:r>
      <w:r w:rsidR="00342824">
        <w:rPr>
          <w:rFonts w:ascii="Arial" w:hAnsi="Arial" w:cs="Arial"/>
          <w:sz w:val="24"/>
          <w:szCs w:val="24"/>
        </w:rPr>
        <w:t xml:space="preserve"> </w:t>
      </w:r>
      <w:r w:rsidR="002B352C" w:rsidRPr="002B352C">
        <w:rPr>
          <w:rFonts w:ascii="Arial" w:hAnsi="Arial" w:cs="Arial"/>
          <w:sz w:val="24"/>
          <w:szCs w:val="24"/>
        </w:rPr>
        <w:t>projeto</w:t>
      </w:r>
      <w:r w:rsidR="00342824">
        <w:rPr>
          <w:rFonts w:ascii="Arial" w:hAnsi="Arial" w:cs="Arial"/>
          <w:sz w:val="24"/>
          <w:szCs w:val="24"/>
        </w:rPr>
        <w:t>s em diferentes fases.....</w:t>
      </w:r>
      <w:r w:rsidR="00F51FC4" w:rsidRPr="002B352C">
        <w:rPr>
          <w:rFonts w:ascii="Arial" w:hAnsi="Arial" w:cs="Arial"/>
          <w:sz w:val="24"/>
          <w:szCs w:val="24"/>
        </w:rPr>
        <w:t>.................</w:t>
      </w:r>
      <w:r w:rsidR="006A4876">
        <w:rPr>
          <w:rFonts w:ascii="Arial" w:hAnsi="Arial" w:cs="Arial"/>
          <w:sz w:val="24"/>
          <w:szCs w:val="24"/>
        </w:rPr>
        <w:t>.............</w:t>
      </w:r>
      <w:r w:rsidR="00A45748">
        <w:rPr>
          <w:rFonts w:ascii="Arial" w:hAnsi="Arial" w:cs="Arial"/>
          <w:sz w:val="24"/>
          <w:szCs w:val="24"/>
        </w:rPr>
        <w:t>...</w:t>
      </w:r>
      <w:r w:rsidR="00342824">
        <w:rPr>
          <w:rFonts w:ascii="Arial" w:hAnsi="Arial" w:cs="Arial"/>
          <w:sz w:val="24"/>
          <w:szCs w:val="24"/>
        </w:rPr>
        <w:t>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0C2C803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8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planejamento</w:t>
      </w:r>
      <w:r w:rsidRPr="002B352C">
        <w:rPr>
          <w:rFonts w:ascii="Arial" w:hAnsi="Arial" w:cs="Arial"/>
          <w:sz w:val="24"/>
          <w:szCs w:val="24"/>
        </w:rPr>
        <w:t>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</w:t>
      </w:r>
      <w:r w:rsidR="006A4876">
        <w:rPr>
          <w:rFonts w:ascii="Arial" w:hAnsi="Arial" w:cs="Arial"/>
          <w:sz w:val="24"/>
          <w:szCs w:val="24"/>
        </w:rPr>
        <w:t>.........................................</w:t>
      </w:r>
      <w:r w:rsidR="00A45748">
        <w:rPr>
          <w:rFonts w:ascii="Arial" w:hAnsi="Arial" w:cs="Arial"/>
          <w:sz w:val="24"/>
          <w:szCs w:val="24"/>
        </w:rPr>
        <w:t>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B800C62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9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execução</w:t>
      </w:r>
      <w:r w:rsidRPr="002B352C">
        <w:rPr>
          <w:rFonts w:ascii="Arial" w:hAnsi="Arial" w:cs="Arial"/>
          <w:sz w:val="24"/>
          <w:szCs w:val="24"/>
        </w:rPr>
        <w:t>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</w:t>
      </w:r>
      <w:r w:rsidR="006A4876">
        <w:rPr>
          <w:rFonts w:ascii="Arial" w:hAnsi="Arial" w:cs="Arial"/>
          <w:sz w:val="24"/>
          <w:szCs w:val="24"/>
        </w:rPr>
        <w:t>...........................................................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A67D7A7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10 </w:t>
      </w:r>
      <w:r w:rsidR="002B352C" w:rsidRPr="002B352C">
        <w:rPr>
          <w:rFonts w:ascii="Arial" w:hAnsi="Arial" w:cs="Arial"/>
          <w:sz w:val="24"/>
          <w:szCs w:val="24"/>
        </w:rPr>
        <w:t>Tela área de trabalho do gerente com um projeto na fase de encerramento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</w:t>
      </w:r>
      <w:r w:rsidR="006A4876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2CC90985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11 </w:t>
      </w:r>
      <w:r w:rsidR="002B352C" w:rsidRPr="002B352C">
        <w:rPr>
          <w:rFonts w:ascii="Arial" w:hAnsi="Arial" w:cs="Arial"/>
          <w:sz w:val="24"/>
          <w:szCs w:val="24"/>
        </w:rPr>
        <w:t>Tela de perfil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377F03B7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12 </w:t>
      </w:r>
      <w:r w:rsidR="002B352C" w:rsidRPr="002B352C">
        <w:rPr>
          <w:rFonts w:ascii="Arial" w:hAnsi="Arial" w:cs="Arial"/>
          <w:sz w:val="24"/>
          <w:szCs w:val="24"/>
        </w:rPr>
        <w:t xml:space="preserve">Tela escolha um </w:t>
      </w:r>
      <w:proofErr w:type="spellStart"/>
      <w:r w:rsidR="002B352C" w:rsidRPr="002B352C">
        <w:rPr>
          <w:rFonts w:ascii="Arial" w:hAnsi="Arial" w:cs="Arial"/>
          <w:sz w:val="24"/>
          <w:szCs w:val="24"/>
        </w:rPr>
        <w:t>avatar</w:t>
      </w:r>
      <w:proofErr w:type="spellEnd"/>
      <w:r w:rsidR="002B352C" w:rsidRPr="002B352C">
        <w:rPr>
          <w:rFonts w:ascii="Arial" w:hAnsi="Arial" w:cs="Arial"/>
          <w:sz w:val="24"/>
          <w:szCs w:val="24"/>
        </w:rPr>
        <w:t xml:space="preserve">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1EBE5980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13 </w:t>
      </w:r>
      <w:r w:rsidR="002B352C" w:rsidRPr="002B352C">
        <w:rPr>
          <w:rFonts w:ascii="Arial" w:hAnsi="Arial" w:cs="Arial"/>
          <w:sz w:val="24"/>
          <w:szCs w:val="24"/>
        </w:rPr>
        <w:t>Tela missões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</w:t>
      </w:r>
      <w:r w:rsidR="00A45748">
        <w:rPr>
          <w:rFonts w:ascii="Arial" w:hAnsi="Arial" w:cs="Arial"/>
          <w:sz w:val="24"/>
          <w:szCs w:val="24"/>
        </w:rPr>
        <w:t>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77C4B0F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14 </w:t>
      </w:r>
      <w:r w:rsidR="002B352C" w:rsidRPr="002B352C">
        <w:rPr>
          <w:rFonts w:ascii="Arial" w:hAnsi="Arial" w:cs="Arial"/>
          <w:sz w:val="24"/>
          <w:szCs w:val="24"/>
        </w:rPr>
        <w:t>Tela meus projetos do aplicativo</w:t>
      </w:r>
      <w:r w:rsidRPr="002B352C">
        <w:rPr>
          <w:rFonts w:ascii="Arial" w:hAnsi="Arial" w:cs="Arial"/>
          <w:sz w:val="24"/>
          <w:szCs w:val="24"/>
        </w:rPr>
        <w:t>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...........................................</w:t>
      </w:r>
      <w:r w:rsidR="00A45748">
        <w:rPr>
          <w:rFonts w:ascii="Arial" w:hAnsi="Arial" w:cs="Arial"/>
          <w:sz w:val="24"/>
          <w:szCs w:val="24"/>
        </w:rPr>
        <w:t>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65843D5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15 </w:t>
      </w:r>
      <w:r w:rsidR="002B352C" w:rsidRPr="002B352C">
        <w:rPr>
          <w:rFonts w:ascii="Arial" w:hAnsi="Arial" w:cs="Arial"/>
          <w:sz w:val="24"/>
          <w:szCs w:val="24"/>
        </w:rPr>
        <w:t>Tela enviar dúvida do aplicativo</w:t>
      </w:r>
      <w:r w:rsidRPr="002B352C">
        <w:rPr>
          <w:rFonts w:ascii="Arial" w:hAnsi="Arial" w:cs="Arial"/>
          <w:sz w:val="24"/>
          <w:szCs w:val="24"/>
        </w:rPr>
        <w:t>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...........................</w:t>
      </w:r>
      <w:r w:rsidR="00A45748">
        <w:rPr>
          <w:rFonts w:ascii="Arial" w:hAnsi="Arial" w:cs="Arial"/>
          <w:sz w:val="24"/>
          <w:szCs w:val="24"/>
        </w:rPr>
        <w:t>..........................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432F23DC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16 </w:t>
      </w:r>
      <w:r w:rsidR="002B352C" w:rsidRPr="002B352C">
        <w:rPr>
          <w:rFonts w:ascii="Arial" w:hAnsi="Arial" w:cs="Arial"/>
          <w:sz w:val="24"/>
          <w:szCs w:val="24"/>
        </w:rPr>
        <w:t>Tela classificação do aplicativo</w:t>
      </w:r>
      <w:r w:rsidRPr="002B352C">
        <w:rPr>
          <w:rFonts w:ascii="Arial" w:hAnsi="Arial" w:cs="Arial"/>
          <w:sz w:val="24"/>
          <w:szCs w:val="24"/>
        </w:rPr>
        <w:t>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.......................</w:t>
      </w:r>
      <w:r w:rsidR="00A45748">
        <w:rPr>
          <w:rFonts w:ascii="Arial" w:hAnsi="Arial" w:cs="Arial"/>
          <w:sz w:val="24"/>
          <w:szCs w:val="24"/>
        </w:rPr>
        <w:t>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27F94D4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17 </w:t>
      </w:r>
      <w:r w:rsidR="002B352C" w:rsidRPr="002B352C">
        <w:rPr>
          <w:rFonts w:ascii="Arial" w:hAnsi="Arial" w:cs="Arial"/>
          <w:sz w:val="24"/>
          <w:szCs w:val="24"/>
        </w:rPr>
        <w:t>Arquitetura da solução</w:t>
      </w:r>
      <w:r w:rsidRPr="002B352C">
        <w:rPr>
          <w:rFonts w:ascii="Arial" w:hAnsi="Arial" w:cs="Arial"/>
          <w:sz w:val="24"/>
          <w:szCs w:val="24"/>
        </w:rPr>
        <w:t>............................................................</w:t>
      </w:r>
      <w:r w:rsidR="00F51FC4" w:rsidRPr="002B352C">
        <w:rPr>
          <w:rFonts w:ascii="Arial" w:hAnsi="Arial" w:cs="Arial"/>
          <w:sz w:val="24"/>
          <w:szCs w:val="24"/>
        </w:rPr>
        <w:t>................</w:t>
      </w:r>
      <w:r w:rsidR="00A45748">
        <w:rPr>
          <w:rFonts w:ascii="Arial" w:hAnsi="Arial" w:cs="Arial"/>
          <w:sz w:val="24"/>
          <w:szCs w:val="24"/>
        </w:rPr>
        <w:t>...</w:t>
      </w:r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737D3DB0" w14:textId="77777777" w:rsidR="00F51FC4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18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1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...............</w:t>
      </w:r>
      <w:r w:rsidR="00A45748">
        <w:rPr>
          <w:rFonts w:ascii="Arial" w:hAnsi="Arial" w:cs="Arial"/>
          <w:sz w:val="24"/>
          <w:szCs w:val="24"/>
        </w:rPr>
        <w:t>.........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 xml:space="preserve"> XX</w:t>
      </w:r>
    </w:p>
    <w:p w14:paraId="26B47D61" w14:textId="77777777" w:rsidR="000450FE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19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2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</w:t>
      </w:r>
      <w:r w:rsidR="00A45748">
        <w:rPr>
          <w:rFonts w:ascii="Arial" w:hAnsi="Arial" w:cs="Arial"/>
          <w:sz w:val="24"/>
          <w:szCs w:val="24"/>
        </w:rPr>
        <w:t>...............</w:t>
      </w:r>
      <w:proofErr w:type="gramEnd"/>
      <w:r w:rsidR="00A45748">
        <w:rPr>
          <w:rFonts w:ascii="Arial" w:hAnsi="Arial" w:cs="Arial"/>
          <w:sz w:val="24"/>
          <w:szCs w:val="24"/>
        </w:rPr>
        <w:t>XX</w:t>
      </w:r>
    </w:p>
    <w:p w14:paraId="753AC721" w14:textId="77777777" w:rsidR="000450FE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20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3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</w:t>
      </w:r>
      <w:r w:rsidR="000450FE" w:rsidRPr="002B352C">
        <w:rPr>
          <w:rFonts w:ascii="Arial" w:hAnsi="Arial" w:cs="Arial"/>
          <w:sz w:val="24"/>
          <w:szCs w:val="24"/>
        </w:rPr>
        <w:t>..</w:t>
      </w:r>
      <w:r w:rsidR="00A45748">
        <w:rPr>
          <w:rFonts w:ascii="Arial" w:hAnsi="Arial" w:cs="Arial"/>
          <w:sz w:val="24"/>
          <w:szCs w:val="24"/>
        </w:rPr>
        <w:t>.....................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6AF63578" w14:textId="77777777" w:rsidR="00294658" w:rsidRPr="002B352C" w:rsidRDefault="00294658" w:rsidP="006A487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 xml:space="preserve">21 </w:t>
      </w:r>
      <w:r w:rsidR="002B352C" w:rsidRPr="002B352C">
        <w:rPr>
          <w:rFonts w:ascii="Arial" w:hAnsi="Arial" w:cs="Arial"/>
          <w:sz w:val="24"/>
          <w:szCs w:val="24"/>
        </w:rPr>
        <w:t xml:space="preserve">O processo de gerenciamento de projetos (parte 4 de </w:t>
      </w:r>
      <w:proofErr w:type="gramStart"/>
      <w:r w:rsidR="002B352C" w:rsidRPr="002B352C">
        <w:rPr>
          <w:rFonts w:ascii="Arial" w:hAnsi="Arial" w:cs="Arial"/>
          <w:sz w:val="24"/>
          <w:szCs w:val="24"/>
        </w:rPr>
        <w:t>4)</w:t>
      </w:r>
      <w:r w:rsidRPr="002B352C">
        <w:rPr>
          <w:rFonts w:ascii="Arial" w:hAnsi="Arial" w:cs="Arial"/>
          <w:sz w:val="24"/>
          <w:szCs w:val="24"/>
        </w:rPr>
        <w:t>...................</w:t>
      </w:r>
      <w:r w:rsidR="00A45748">
        <w:rPr>
          <w:rFonts w:ascii="Arial" w:hAnsi="Arial" w:cs="Arial"/>
          <w:sz w:val="24"/>
          <w:szCs w:val="24"/>
        </w:rPr>
        <w:t>.......</w:t>
      </w:r>
      <w:proofErr w:type="gramEnd"/>
      <w:r w:rsidR="002B352C" w:rsidRPr="002B352C">
        <w:rPr>
          <w:rFonts w:ascii="Arial" w:hAnsi="Arial" w:cs="Arial"/>
          <w:sz w:val="24"/>
          <w:szCs w:val="24"/>
        </w:rPr>
        <w:t>XX</w:t>
      </w:r>
    </w:p>
    <w:p w14:paraId="026E3FC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A922AAF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47C508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02AD497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62A7482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5C455ED" w14:textId="77777777" w:rsidR="006C4BDD" w:rsidRDefault="006C4BDD" w:rsidP="006C4BDD">
      <w:pPr>
        <w:spacing w:line="360" w:lineRule="auto"/>
        <w:ind w:left="2832" w:firstLine="708"/>
        <w:rPr>
          <w:rFonts w:ascii="Arial" w:hAnsi="Arial" w:cs="Arial"/>
          <w:b/>
          <w:sz w:val="24"/>
          <w:szCs w:val="24"/>
        </w:rPr>
      </w:pPr>
      <w:r w:rsidRPr="00294658">
        <w:rPr>
          <w:rFonts w:ascii="Arial" w:hAnsi="Arial" w:cs="Arial"/>
          <w:b/>
          <w:sz w:val="24"/>
          <w:szCs w:val="24"/>
        </w:rPr>
        <w:lastRenderedPageBreak/>
        <w:t xml:space="preserve">LISTA DE </w:t>
      </w:r>
      <w:r>
        <w:rPr>
          <w:rFonts w:ascii="Arial" w:hAnsi="Arial" w:cs="Arial"/>
          <w:b/>
          <w:sz w:val="24"/>
          <w:szCs w:val="24"/>
        </w:rPr>
        <w:t>TABELAS</w:t>
      </w:r>
      <w:r w:rsidRPr="00294658">
        <w:rPr>
          <w:rFonts w:ascii="Arial" w:hAnsi="Arial" w:cs="Arial"/>
          <w:b/>
          <w:sz w:val="24"/>
          <w:szCs w:val="24"/>
        </w:rPr>
        <w:t xml:space="preserve"> </w:t>
      </w:r>
    </w:p>
    <w:p w14:paraId="18212F81" w14:textId="77777777" w:rsidR="006C4BDD" w:rsidRPr="000B2F54" w:rsidRDefault="006C4BDD" w:rsidP="006C4BDD">
      <w:pPr>
        <w:ind w:left="7788"/>
        <w:jc w:val="both"/>
        <w:rPr>
          <w:rFonts w:ascii="Arial" w:hAnsi="Arial" w:cs="Arial"/>
          <w:sz w:val="24"/>
          <w:szCs w:val="24"/>
        </w:rPr>
      </w:pPr>
      <w:r w:rsidRPr="002B352C">
        <w:rPr>
          <w:rFonts w:ascii="Arial" w:hAnsi="Arial" w:cs="Arial"/>
          <w:sz w:val="24"/>
          <w:szCs w:val="24"/>
        </w:rPr>
        <w:t>P</w:t>
      </w:r>
      <w:r w:rsidRPr="000B2F54">
        <w:rPr>
          <w:rFonts w:ascii="Arial" w:hAnsi="Arial" w:cs="Arial"/>
          <w:sz w:val="24"/>
          <w:szCs w:val="24"/>
        </w:rPr>
        <w:t>ágina</w:t>
      </w:r>
    </w:p>
    <w:p w14:paraId="4C282980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1 </w:t>
      </w:r>
      <w:r w:rsidR="000B2F54" w:rsidRPr="000B2F54">
        <w:rPr>
          <w:rFonts w:ascii="Arial" w:hAnsi="Arial" w:cs="Arial"/>
          <w:sz w:val="24"/>
          <w:szCs w:val="24"/>
        </w:rPr>
        <w:t>As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dez áreas de conhecimento do gerenciamento de projetos e suas respectivas descrições</w:t>
      </w:r>
      <w:r w:rsidRPr="000B2F54">
        <w:rPr>
          <w:rFonts w:ascii="Arial" w:hAnsi="Arial" w:cs="Arial"/>
          <w:sz w:val="24"/>
          <w:szCs w:val="24"/>
        </w:rPr>
        <w:t>..........................................................................</w:t>
      </w:r>
      <w:r w:rsidR="000B2F54" w:rsidRPr="000B2F54">
        <w:rPr>
          <w:rFonts w:ascii="Arial" w:hAnsi="Arial" w:cs="Arial"/>
          <w:sz w:val="24"/>
          <w:szCs w:val="24"/>
        </w:rPr>
        <w:t>...............................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3BCCF1D6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2 </w:t>
      </w:r>
      <w:r w:rsidR="000B2F54" w:rsidRPr="000B2F54">
        <w:rPr>
          <w:rFonts w:ascii="Arial" w:hAnsi="Arial" w:cs="Arial"/>
          <w:sz w:val="24"/>
          <w:szCs w:val="24"/>
        </w:rPr>
        <w:t>As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cinco estruturas organizacionais</w:t>
      </w:r>
      <w:r w:rsidRPr="000B2F54">
        <w:rPr>
          <w:rFonts w:ascii="Arial" w:hAnsi="Arial" w:cs="Arial"/>
          <w:sz w:val="24"/>
          <w:szCs w:val="24"/>
        </w:rPr>
        <w:t>...</w:t>
      </w:r>
      <w:r w:rsidR="000B2F54" w:rsidRPr="000B2F54">
        <w:rPr>
          <w:rFonts w:ascii="Arial" w:hAnsi="Arial" w:cs="Arial"/>
          <w:sz w:val="24"/>
          <w:szCs w:val="24"/>
        </w:rPr>
        <w:t>...............................</w:t>
      </w:r>
      <w:r w:rsidR="000B2F54">
        <w:rPr>
          <w:rFonts w:ascii="Arial" w:hAnsi="Arial" w:cs="Arial"/>
          <w:sz w:val="24"/>
          <w:szCs w:val="24"/>
        </w:rPr>
        <w:t>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40666C85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3 </w:t>
      </w:r>
      <w:r w:rsidR="000B2F54" w:rsidRPr="000B2F54">
        <w:rPr>
          <w:rFonts w:ascii="Arial" w:hAnsi="Arial" w:cs="Arial"/>
          <w:sz w:val="24"/>
          <w:szCs w:val="24"/>
        </w:rPr>
        <w:t>Os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elementos no nível da mecânica</w:t>
      </w:r>
      <w:r w:rsidRPr="000B2F54">
        <w:rPr>
          <w:rFonts w:ascii="Arial" w:hAnsi="Arial" w:cs="Arial"/>
          <w:sz w:val="24"/>
          <w:szCs w:val="24"/>
        </w:rPr>
        <w:t>..................</w:t>
      </w:r>
      <w:r w:rsidR="000B2F54" w:rsidRPr="000B2F54">
        <w:rPr>
          <w:rFonts w:ascii="Arial" w:hAnsi="Arial" w:cs="Arial"/>
          <w:sz w:val="24"/>
          <w:szCs w:val="24"/>
        </w:rPr>
        <w:t>................</w:t>
      </w:r>
      <w:r w:rsidR="000B2F54">
        <w:rPr>
          <w:rFonts w:ascii="Arial" w:hAnsi="Arial" w:cs="Arial"/>
          <w:sz w:val="24"/>
          <w:szCs w:val="24"/>
        </w:rPr>
        <w:t>.............................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345DF2A0" w14:textId="77777777" w:rsidR="006C4BDD" w:rsidRPr="000B2F54" w:rsidRDefault="006C4BDD" w:rsidP="006C4B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0B2F54">
        <w:rPr>
          <w:rFonts w:ascii="Arial" w:hAnsi="Arial" w:cs="Arial"/>
          <w:sz w:val="24"/>
          <w:szCs w:val="24"/>
        </w:rPr>
        <w:t xml:space="preserve">4 </w:t>
      </w:r>
      <w:r w:rsidR="000B2F54" w:rsidRPr="000B2F54">
        <w:rPr>
          <w:rFonts w:ascii="Arial" w:hAnsi="Arial" w:cs="Arial"/>
          <w:sz w:val="24"/>
          <w:szCs w:val="24"/>
        </w:rPr>
        <w:t>Os</w:t>
      </w:r>
      <w:proofErr w:type="gramEnd"/>
      <w:r w:rsidR="000B2F54" w:rsidRPr="000B2F54">
        <w:rPr>
          <w:rFonts w:ascii="Arial" w:hAnsi="Arial" w:cs="Arial"/>
          <w:sz w:val="24"/>
          <w:szCs w:val="24"/>
        </w:rPr>
        <w:t xml:space="preserve"> elementos no nível dos componentes</w:t>
      </w:r>
      <w:r w:rsidRPr="000B2F54">
        <w:rPr>
          <w:rFonts w:ascii="Arial" w:hAnsi="Arial" w:cs="Arial"/>
          <w:sz w:val="24"/>
          <w:szCs w:val="24"/>
        </w:rPr>
        <w:t>..............................</w:t>
      </w:r>
      <w:r w:rsidR="000B2F54">
        <w:rPr>
          <w:rFonts w:ascii="Arial" w:hAnsi="Arial" w:cs="Arial"/>
          <w:sz w:val="24"/>
          <w:szCs w:val="24"/>
        </w:rPr>
        <w:t>..........................</w:t>
      </w:r>
      <w:r w:rsidRPr="000B2F54">
        <w:rPr>
          <w:rFonts w:ascii="Arial" w:hAnsi="Arial" w:cs="Arial"/>
          <w:sz w:val="24"/>
          <w:szCs w:val="24"/>
        </w:rPr>
        <w:t>XX</w:t>
      </w:r>
    </w:p>
    <w:p w14:paraId="1331A27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2328DDD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87940F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EBCEF2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12FC5AC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0BF1FF1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F392CD5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F799769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16B25B2F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360CADA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352F08D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FE32584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823200E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6919086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96263E8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E9FA574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D9B3BD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7529140" w14:textId="77777777" w:rsidR="00294658" w:rsidRDefault="00294658" w:rsidP="006A487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259B134D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403CA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06397AD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BEACDA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8F9FB5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2C11C6" w14:textId="77777777" w:rsidR="00294658" w:rsidRDefault="00294658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29267" w14:textId="77777777" w:rsidR="002B352C" w:rsidRDefault="002B352C" w:rsidP="002640DA">
      <w:pPr>
        <w:spacing w:line="360" w:lineRule="auto"/>
        <w:jc w:val="both"/>
        <w:rPr>
          <w:ins w:id="17" w:author="Saulo Medeiros Guerreiro" w:date="2017-11-06T13:54:00Z"/>
          <w:rFonts w:ascii="Arial" w:hAnsi="Arial" w:cs="Arial"/>
          <w:b/>
          <w:sz w:val="24"/>
          <w:szCs w:val="24"/>
        </w:rPr>
      </w:pPr>
    </w:p>
    <w:p w14:paraId="17A3CF6A" w14:textId="77777777" w:rsidR="003528CA" w:rsidRDefault="003528CA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7B3BE4" w14:textId="77777777" w:rsidR="00645C90" w:rsidRDefault="00645C90" w:rsidP="00645C90">
      <w:p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SUMÁRIO</w:t>
      </w:r>
    </w:p>
    <w:p w14:paraId="61B56116" w14:textId="77777777" w:rsidR="00645C90" w:rsidRDefault="00645C90" w:rsidP="00645C90">
      <w:pPr>
        <w:numPr>
          <w:ilvl w:val="0"/>
          <w:numId w:val="3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>INTRODUÇÃO</w:t>
      </w:r>
    </w:p>
    <w:p w14:paraId="065A645F" w14:textId="77777777" w:rsidR="00645C90" w:rsidRDefault="00645C90" w:rsidP="00645C90">
      <w:pPr>
        <w:numPr>
          <w:ilvl w:val="1"/>
          <w:numId w:val="3"/>
        </w:numPr>
        <w:ind w:left="1293" w:hanging="39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Justificativa</w:t>
      </w:r>
    </w:p>
    <w:p w14:paraId="54C9445C" w14:textId="77777777" w:rsidR="00645C90" w:rsidRDefault="00645C90" w:rsidP="00645C90">
      <w:pPr>
        <w:numPr>
          <w:ilvl w:val="1"/>
          <w:numId w:val="3"/>
        </w:numPr>
        <w:ind w:left="1293" w:hanging="391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Objetivos</w:t>
      </w:r>
    </w:p>
    <w:p w14:paraId="485071EF" w14:textId="77777777" w:rsidR="00645C90" w:rsidRDefault="00645C90" w:rsidP="00645C90">
      <w:pPr>
        <w:numPr>
          <w:ilvl w:val="2"/>
          <w:numId w:val="3"/>
        </w:num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Objetivo geral</w:t>
      </w:r>
    </w:p>
    <w:p w14:paraId="512FC8F9" w14:textId="77777777" w:rsidR="00645C90" w:rsidRPr="0042797F" w:rsidRDefault="00645C90" w:rsidP="00645C90">
      <w:pPr>
        <w:numPr>
          <w:ilvl w:val="2"/>
          <w:numId w:val="3"/>
        </w:num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color w:val="000000"/>
          <w:sz w:val="24"/>
          <w:szCs w:val="24"/>
        </w:rPr>
        <w:t>Objetivos específicos</w:t>
      </w:r>
    </w:p>
    <w:p w14:paraId="313DC88E" w14:textId="77777777" w:rsidR="00645C90" w:rsidRDefault="00645C90" w:rsidP="00645C90">
      <w:pPr>
        <w:numPr>
          <w:ilvl w:val="1"/>
          <w:numId w:val="3"/>
        </w:num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Metodologia</w:t>
      </w:r>
    </w:p>
    <w:p w14:paraId="2A43D018" w14:textId="77777777" w:rsidR="00645C90" w:rsidRPr="0042797F" w:rsidRDefault="00645C90" w:rsidP="00645C90">
      <w:pPr>
        <w:numPr>
          <w:ilvl w:val="1"/>
          <w:numId w:val="3"/>
        </w:num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Estrutura do Trabalho</w:t>
      </w:r>
    </w:p>
    <w:p w14:paraId="51C17B87" w14:textId="3EEBE528" w:rsidR="00645C90" w:rsidRDefault="00520F8C" w:rsidP="00645C90">
      <w:pPr>
        <w:pStyle w:val="Ttulo2"/>
        <w:numPr>
          <w:ilvl w:val="0"/>
          <w:numId w:val="0"/>
        </w:numPr>
        <w:tabs>
          <w:tab w:val="left" w:pos="567"/>
        </w:tabs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ab/>
        <w:t>2</w:t>
      </w:r>
      <w:r w:rsidR="00645C90">
        <w:rPr>
          <w:rFonts w:ascii="Arial" w:eastAsia="Arial" w:hAnsi="Arial" w:cs="Arial"/>
          <w:b/>
          <w:bCs/>
          <w:color w:val="000000"/>
        </w:rPr>
        <w:t xml:space="preserve"> </w:t>
      </w:r>
      <w:r w:rsidR="00645C90">
        <w:rPr>
          <w:rFonts w:ascii="Arial" w:hAnsi="Arial" w:cs="Arial"/>
          <w:b/>
          <w:bCs/>
          <w:color w:val="000000"/>
        </w:rPr>
        <w:t>GERENCIAMENTO DE PROJETOS</w:t>
      </w:r>
    </w:p>
    <w:p w14:paraId="06ACBD98" w14:textId="286226A4" w:rsidR="00645C90" w:rsidRDefault="00520F8C" w:rsidP="00645C90">
      <w:pPr>
        <w:ind w:left="567"/>
        <w:jc w:val="both"/>
        <w:rPr>
          <w:rFonts w:ascii="Arial" w:eastAsia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2</w:t>
      </w:r>
      <w:r w:rsidR="00645C90">
        <w:rPr>
          <w:rFonts w:ascii="Arial" w:hAnsi="Arial" w:cs="Arial"/>
          <w:b/>
          <w:bCs/>
          <w:color w:val="000000"/>
          <w:sz w:val="24"/>
        </w:rPr>
        <w:t>.1 Introdução</w:t>
      </w:r>
    </w:p>
    <w:p w14:paraId="2BF211A3" w14:textId="0888E600" w:rsidR="00645C90" w:rsidRDefault="00520F8C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.2 O que é gerenciamento de projetos?</w:t>
      </w:r>
    </w:p>
    <w:p w14:paraId="009B7482" w14:textId="2E6B1015" w:rsidR="00645C90" w:rsidRDefault="00520F8C" w:rsidP="00645C90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.3 Subprojetos, programas e portfólios</w:t>
      </w:r>
    </w:p>
    <w:p w14:paraId="66D14DFB" w14:textId="3BAB0BA6" w:rsidR="00645C90" w:rsidRPr="00262B92" w:rsidRDefault="00520F8C" w:rsidP="00645C90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.4 PMBOK</w:t>
      </w:r>
      <w:r w:rsidR="00645C90" w:rsidRPr="00D25B3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645C90">
        <w:rPr>
          <w:rFonts w:ascii="Arial" w:hAnsi="Arial" w:cs="Arial"/>
          <w:b/>
          <w:color w:val="000000"/>
          <w:sz w:val="24"/>
          <w:szCs w:val="24"/>
        </w:rPr>
        <w:tab/>
      </w:r>
      <w:r w:rsidR="00645C90">
        <w:rPr>
          <w:rFonts w:ascii="Arial" w:hAnsi="Arial" w:cs="Arial"/>
          <w:b/>
          <w:sz w:val="24"/>
          <w:szCs w:val="24"/>
        </w:rPr>
        <w:tab/>
      </w:r>
    </w:p>
    <w:p w14:paraId="06A97D37" w14:textId="63977719" w:rsidR="00645C90" w:rsidRDefault="00520F8C" w:rsidP="00645C90">
      <w:pPr>
        <w:ind w:left="54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ab/>
        <w:t xml:space="preserve">       2</w:t>
      </w:r>
      <w:r w:rsidR="00645C90">
        <w:rPr>
          <w:rFonts w:ascii="Arial" w:hAnsi="Arial" w:cs="Arial"/>
          <w:b/>
          <w:bCs/>
          <w:color w:val="000000"/>
          <w:sz w:val="24"/>
        </w:rPr>
        <w:t xml:space="preserve">.5 </w:t>
      </w:r>
      <w:r w:rsidR="00645C90">
        <w:rPr>
          <w:rFonts w:ascii="Arial" w:hAnsi="Arial" w:cs="Arial"/>
          <w:b/>
          <w:sz w:val="24"/>
          <w:szCs w:val="24"/>
        </w:rPr>
        <w:t>Ciclo de vida de um projeto</w:t>
      </w:r>
    </w:p>
    <w:p w14:paraId="2F355C8E" w14:textId="38A52755" w:rsidR="00645C90" w:rsidRDefault="00520F8C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</w:t>
      </w:r>
      <w:proofErr w:type="gramStart"/>
      <w:r>
        <w:rPr>
          <w:rFonts w:ascii="Arial" w:hAnsi="Arial" w:cs="Arial"/>
          <w:b/>
          <w:sz w:val="24"/>
          <w:szCs w:val="24"/>
        </w:rPr>
        <w:t>2</w:t>
      </w:r>
      <w:r w:rsidR="00645C90">
        <w:rPr>
          <w:rFonts w:ascii="Arial" w:hAnsi="Arial" w:cs="Arial"/>
          <w:b/>
          <w:sz w:val="24"/>
          <w:szCs w:val="24"/>
        </w:rPr>
        <w:t>.6 Os</w:t>
      </w:r>
      <w:proofErr w:type="gramEnd"/>
      <w:r w:rsidR="00645C90">
        <w:rPr>
          <w:rFonts w:ascii="Arial" w:hAnsi="Arial" w:cs="Arial"/>
          <w:b/>
          <w:sz w:val="24"/>
          <w:szCs w:val="24"/>
        </w:rPr>
        <w:t xml:space="preserve"> grupos de processos de gerenciamento de projetos</w:t>
      </w:r>
    </w:p>
    <w:p w14:paraId="2D2C888E" w14:textId="3F87C904" w:rsidR="00645C90" w:rsidRDefault="00520F8C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.7 Áreas de conhecimento</w:t>
      </w:r>
    </w:p>
    <w:p w14:paraId="207F88AE" w14:textId="07509870" w:rsidR="00645C90" w:rsidRDefault="00520F8C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.8 O Ambiente organizacional</w:t>
      </w:r>
    </w:p>
    <w:p w14:paraId="57AB2D90" w14:textId="7B7143C6" w:rsidR="00645C90" w:rsidRDefault="00520F8C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.9 Escritório de gerenciamento de projeto</w:t>
      </w:r>
    </w:p>
    <w:p w14:paraId="5CFFC98C" w14:textId="52C4AC09" w:rsidR="00645C90" w:rsidRDefault="00520F8C" w:rsidP="00645C90">
      <w:pPr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2</w:t>
      </w:r>
      <w:r w:rsidR="00645C90">
        <w:rPr>
          <w:rFonts w:ascii="Arial" w:hAnsi="Arial" w:cs="Arial"/>
          <w:b/>
          <w:sz w:val="24"/>
          <w:szCs w:val="24"/>
        </w:rPr>
        <w:t>.10 O Processo de gerenciamento do projeto</w:t>
      </w:r>
      <w:r w:rsidR="00645C90">
        <w:rPr>
          <w:rFonts w:ascii="Arial" w:hAnsi="Arial" w:cs="Arial"/>
          <w:b/>
          <w:sz w:val="24"/>
          <w:szCs w:val="24"/>
        </w:rPr>
        <w:tab/>
      </w:r>
      <w:r w:rsidR="00645C90">
        <w:rPr>
          <w:rFonts w:ascii="Arial" w:hAnsi="Arial" w:cs="Arial"/>
          <w:b/>
          <w:bCs/>
          <w:color w:val="000000"/>
          <w:sz w:val="24"/>
        </w:rPr>
        <w:t xml:space="preserve">    </w:t>
      </w:r>
    </w:p>
    <w:p w14:paraId="5BE3F0B3" w14:textId="0D3E41D7" w:rsidR="00645C90" w:rsidRDefault="00520F8C" w:rsidP="00645C90">
      <w:pPr>
        <w:ind w:left="540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bCs/>
          <w:color w:val="000000"/>
          <w:sz w:val="24"/>
        </w:rPr>
        <w:t>3</w:t>
      </w:r>
      <w:r w:rsidR="00645C90">
        <w:rPr>
          <w:rFonts w:ascii="Arial" w:hAnsi="Arial" w:cs="Arial"/>
          <w:b/>
          <w:bCs/>
          <w:color w:val="000000"/>
          <w:sz w:val="24"/>
        </w:rPr>
        <w:t xml:space="preserve"> GAMIFICAÇÃO</w:t>
      </w:r>
    </w:p>
    <w:p w14:paraId="5295F1FF" w14:textId="00E3E5EB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 w:rsidR="00520F8C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.1 O que são jogos</w:t>
      </w:r>
    </w:p>
    <w:p w14:paraId="5D719DD9" w14:textId="63126AE1" w:rsidR="00645C90" w:rsidRDefault="00520F8C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3</w:t>
      </w:r>
      <w:r w:rsidR="00645C90">
        <w:rPr>
          <w:rFonts w:ascii="Arial" w:hAnsi="Arial" w:cs="Arial"/>
          <w:b/>
          <w:sz w:val="24"/>
          <w:szCs w:val="24"/>
        </w:rPr>
        <w:t>.2 Histórico</w:t>
      </w:r>
    </w:p>
    <w:p w14:paraId="6AC18258" w14:textId="5E339073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 xml:space="preserve">  </w:t>
      </w: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 w:rsidR="00520F8C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 xml:space="preserve">.3 Definição de </w:t>
      </w:r>
      <w:proofErr w:type="spellStart"/>
      <w:r>
        <w:rPr>
          <w:rFonts w:ascii="Arial" w:hAnsi="Arial" w:cs="Arial"/>
          <w:b/>
          <w:sz w:val="24"/>
          <w:szCs w:val="24"/>
        </w:rPr>
        <w:t>gamificação</w:t>
      </w:r>
      <w:proofErr w:type="spellEnd"/>
    </w:p>
    <w:p w14:paraId="1CB2551E" w14:textId="68297FF5" w:rsidR="00645C90" w:rsidRDefault="00520F8C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</w:t>
      </w:r>
      <w:proofErr w:type="gramStart"/>
      <w:r>
        <w:rPr>
          <w:rFonts w:ascii="Arial" w:hAnsi="Arial" w:cs="Arial"/>
          <w:b/>
          <w:sz w:val="24"/>
          <w:szCs w:val="24"/>
        </w:rPr>
        <w:t>3</w:t>
      </w:r>
      <w:r w:rsidR="00645C90">
        <w:rPr>
          <w:rFonts w:ascii="Arial" w:hAnsi="Arial" w:cs="Arial"/>
          <w:b/>
          <w:sz w:val="24"/>
          <w:szCs w:val="24"/>
        </w:rPr>
        <w:t>.4 Os</w:t>
      </w:r>
      <w:proofErr w:type="gramEnd"/>
      <w:r w:rsidR="00645C90">
        <w:rPr>
          <w:rFonts w:ascii="Arial" w:hAnsi="Arial" w:cs="Arial"/>
          <w:b/>
          <w:sz w:val="24"/>
          <w:szCs w:val="24"/>
        </w:rPr>
        <w:t xml:space="preserve"> elementos dos jogos</w:t>
      </w:r>
    </w:p>
    <w:p w14:paraId="00783000" w14:textId="09D3F2DC" w:rsidR="00645C90" w:rsidRDefault="00645C90" w:rsidP="00645C9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</w:rPr>
        <w:t xml:space="preserve">       </w:t>
      </w:r>
      <w:r>
        <w:rPr>
          <w:rFonts w:ascii="Arial" w:hAnsi="Arial" w:cs="Arial"/>
          <w:b/>
          <w:bCs/>
          <w:color w:val="000000"/>
          <w:sz w:val="24"/>
        </w:rPr>
        <w:tab/>
        <w:t xml:space="preserve">       </w:t>
      </w:r>
      <w:r w:rsidR="00520F8C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.5 Jogadores e seus tipos</w:t>
      </w:r>
    </w:p>
    <w:p w14:paraId="1DD62A26" w14:textId="0249FBDA" w:rsidR="00645C90" w:rsidRPr="00486EBB" w:rsidRDefault="00520F8C" w:rsidP="00645C90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 xml:space="preserve">       3</w:t>
      </w:r>
      <w:r w:rsidR="0019587B">
        <w:rPr>
          <w:rFonts w:ascii="Arial" w:hAnsi="Arial" w:cs="Arial"/>
          <w:b/>
          <w:sz w:val="24"/>
          <w:szCs w:val="24"/>
        </w:rPr>
        <w:t>.6</w:t>
      </w:r>
      <w:r w:rsidR="00645C90">
        <w:rPr>
          <w:rFonts w:ascii="Arial" w:hAnsi="Arial" w:cs="Arial"/>
          <w:b/>
          <w:sz w:val="24"/>
          <w:szCs w:val="24"/>
        </w:rPr>
        <w:t xml:space="preserve"> Aplicabilidade da </w:t>
      </w:r>
      <w:proofErr w:type="spellStart"/>
      <w:r w:rsidR="00645C90">
        <w:rPr>
          <w:rFonts w:ascii="Arial" w:hAnsi="Arial" w:cs="Arial"/>
          <w:b/>
          <w:sz w:val="24"/>
          <w:szCs w:val="24"/>
        </w:rPr>
        <w:t>gamificação</w:t>
      </w:r>
      <w:proofErr w:type="spellEnd"/>
      <w:r w:rsidR="00645C90">
        <w:rPr>
          <w:rFonts w:ascii="Arial" w:hAnsi="Arial" w:cs="Arial"/>
          <w:b/>
          <w:sz w:val="24"/>
          <w:szCs w:val="24"/>
        </w:rPr>
        <w:t xml:space="preserve"> em negócios</w:t>
      </w:r>
      <w:r w:rsidR="00645C90">
        <w:rPr>
          <w:rFonts w:ascii="Arial" w:hAnsi="Arial" w:cs="Arial"/>
          <w:b/>
          <w:sz w:val="24"/>
          <w:szCs w:val="24"/>
        </w:rPr>
        <w:tab/>
      </w:r>
    </w:p>
    <w:p w14:paraId="3C1BA57C" w14:textId="6C951293" w:rsidR="00645C90" w:rsidRDefault="00520F8C" w:rsidP="00645C90">
      <w:pPr>
        <w:pStyle w:val="Ttulo2"/>
        <w:numPr>
          <w:ilvl w:val="0"/>
          <w:numId w:val="0"/>
        </w:numPr>
        <w:tabs>
          <w:tab w:val="left" w:pos="567"/>
        </w:tabs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        4</w:t>
      </w:r>
      <w:r w:rsidR="00645C90">
        <w:rPr>
          <w:rFonts w:ascii="Arial" w:hAnsi="Arial" w:cs="Arial"/>
          <w:b/>
          <w:bCs/>
          <w:color w:val="000000"/>
        </w:rPr>
        <w:t xml:space="preserve"> FERRAMENTA</w:t>
      </w:r>
    </w:p>
    <w:p w14:paraId="0BA85570" w14:textId="64BE95C4" w:rsidR="00645C90" w:rsidRDefault="00520F8C" w:rsidP="00645C90">
      <w:pPr>
        <w:ind w:left="567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4</w:t>
      </w:r>
      <w:r w:rsidR="00645C90">
        <w:rPr>
          <w:rFonts w:ascii="Arial" w:hAnsi="Arial" w:cs="Arial"/>
          <w:b/>
          <w:bCs/>
          <w:color w:val="000000"/>
          <w:sz w:val="24"/>
        </w:rPr>
        <w:t xml:space="preserve">.1 </w:t>
      </w:r>
      <w:r w:rsidR="00645C90">
        <w:rPr>
          <w:rFonts w:ascii="Arial" w:hAnsi="Arial" w:cs="Arial"/>
          <w:b/>
          <w:sz w:val="24"/>
          <w:szCs w:val="24"/>
        </w:rPr>
        <w:t>Contextualização</w:t>
      </w:r>
    </w:p>
    <w:p w14:paraId="53E25B24" w14:textId="36990881" w:rsidR="00645C90" w:rsidRDefault="00520F8C" w:rsidP="00645C90">
      <w:pPr>
        <w:ind w:left="708"/>
        <w:jc w:val="both"/>
        <w:rPr>
          <w:rFonts w:ascii="Arial" w:eastAsia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4</w:t>
      </w:r>
      <w:r w:rsidR="00645C90" w:rsidRPr="00B23501">
        <w:rPr>
          <w:rFonts w:ascii="Arial" w:hAnsi="Arial" w:cs="Arial"/>
          <w:b/>
          <w:bCs/>
          <w:color w:val="000000"/>
          <w:sz w:val="24"/>
        </w:rPr>
        <w:t>.</w:t>
      </w:r>
      <w:r w:rsidR="00645C90">
        <w:rPr>
          <w:rFonts w:ascii="Arial" w:hAnsi="Arial" w:cs="Arial"/>
          <w:b/>
          <w:bCs/>
          <w:color w:val="000000"/>
          <w:sz w:val="24"/>
        </w:rPr>
        <w:t>2 Especificação</w:t>
      </w:r>
    </w:p>
    <w:p w14:paraId="2DCF496C" w14:textId="0DDE4784" w:rsidR="00645C90" w:rsidRPr="00C44F89" w:rsidRDefault="00520F8C" w:rsidP="00645C90">
      <w:pPr>
        <w:ind w:left="567"/>
        <w:jc w:val="both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eastAsia="Arial" w:hAnsi="Arial" w:cs="Arial"/>
          <w:b/>
          <w:bCs/>
          <w:color w:val="000000"/>
          <w:sz w:val="24"/>
        </w:rPr>
        <w:t xml:space="preserve">         4</w:t>
      </w:r>
      <w:r w:rsidR="00645C90">
        <w:rPr>
          <w:rFonts w:ascii="Arial" w:hAnsi="Arial" w:cs="Arial"/>
          <w:b/>
          <w:bCs/>
          <w:color w:val="000000"/>
          <w:sz w:val="24"/>
        </w:rPr>
        <w:t>.3 Arquitetura</w:t>
      </w:r>
    </w:p>
    <w:p w14:paraId="044089CE" w14:textId="77777777" w:rsidR="00645C90" w:rsidRDefault="00645C90" w:rsidP="00645C90">
      <w:pPr>
        <w:ind w:firstLine="525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14234">
        <w:rPr>
          <w:rFonts w:ascii="Arial" w:hAnsi="Arial" w:cs="Arial"/>
          <w:b/>
          <w:bCs/>
          <w:color w:val="000000"/>
          <w:sz w:val="24"/>
          <w:szCs w:val="24"/>
        </w:rPr>
        <w:t>CONCLUSÃO</w:t>
      </w:r>
    </w:p>
    <w:p w14:paraId="3AF367F2" w14:textId="77777777" w:rsidR="00645C90" w:rsidRPr="00486EBB" w:rsidRDefault="00645C90" w:rsidP="00645C90">
      <w:pPr>
        <w:ind w:firstLine="525"/>
        <w:jc w:val="both"/>
        <w:rPr>
          <w:rFonts w:ascii="Arial" w:hAnsi="Arial" w:cs="Arial"/>
          <w:sz w:val="24"/>
          <w:szCs w:val="24"/>
        </w:rPr>
      </w:pPr>
    </w:p>
    <w:p w14:paraId="26E78D07" w14:textId="77777777" w:rsidR="00645C90" w:rsidRDefault="00645C90" w:rsidP="00645C90">
      <w:pPr>
        <w:pStyle w:val="Ttulo8"/>
        <w:tabs>
          <w:tab w:val="left" w:pos="525"/>
        </w:tabs>
        <w:spacing w:line="360" w:lineRule="auto"/>
        <w:ind w:left="525"/>
        <w:rPr>
          <w:rFonts w:ascii="Arial" w:hAnsi="Arial" w:cs="Arial"/>
          <w:b/>
          <w:bCs/>
          <w:szCs w:val="24"/>
        </w:rPr>
      </w:pPr>
      <w:r w:rsidRPr="00414234">
        <w:rPr>
          <w:rFonts w:ascii="Arial" w:hAnsi="Arial" w:cs="Arial"/>
          <w:b/>
          <w:bCs/>
          <w:szCs w:val="24"/>
        </w:rPr>
        <w:t xml:space="preserve">REFERÊNCIAS </w:t>
      </w:r>
    </w:p>
    <w:p w14:paraId="1C19FE6B" w14:textId="77777777" w:rsidR="00645C90" w:rsidRPr="00B05D20" w:rsidRDefault="00645C90" w:rsidP="00645C90">
      <w:pPr>
        <w:ind w:left="525"/>
        <w:rPr>
          <w:rFonts w:ascii="Arial" w:hAnsi="Arial" w:cs="Arial"/>
          <w:b/>
          <w:sz w:val="24"/>
          <w:szCs w:val="24"/>
        </w:rPr>
      </w:pPr>
      <w:r w:rsidRPr="00B05D20">
        <w:rPr>
          <w:rFonts w:ascii="Arial" w:hAnsi="Arial" w:cs="Arial"/>
          <w:b/>
          <w:sz w:val="24"/>
          <w:szCs w:val="24"/>
        </w:rPr>
        <w:t>ANEXOS</w:t>
      </w:r>
    </w:p>
    <w:p w14:paraId="4FA7391B" w14:textId="77777777" w:rsidR="006C4BDD" w:rsidRDefault="006C4BDD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3F71794" w14:textId="77777777" w:rsidR="00645C90" w:rsidRDefault="00645C90" w:rsidP="002640DA">
      <w:pPr>
        <w:spacing w:line="360" w:lineRule="auto"/>
        <w:jc w:val="both"/>
        <w:rPr>
          <w:ins w:id="18" w:author="Saulo Medeiros Guerreiro" w:date="2017-11-06T18:10:00Z"/>
          <w:rFonts w:ascii="Arial" w:hAnsi="Arial" w:cs="Arial"/>
          <w:b/>
          <w:sz w:val="24"/>
          <w:szCs w:val="24"/>
        </w:rPr>
      </w:pPr>
    </w:p>
    <w:p w14:paraId="29505246" w14:textId="77777777" w:rsidR="00645C90" w:rsidRDefault="00645C90" w:rsidP="002640DA">
      <w:pPr>
        <w:spacing w:line="360" w:lineRule="auto"/>
        <w:jc w:val="both"/>
        <w:rPr>
          <w:ins w:id="19" w:author="Saulo Medeiros Guerreiro" w:date="2017-11-06T18:10:00Z"/>
          <w:rFonts w:ascii="Arial" w:hAnsi="Arial" w:cs="Arial"/>
          <w:b/>
          <w:sz w:val="24"/>
          <w:szCs w:val="24"/>
        </w:rPr>
      </w:pPr>
    </w:p>
    <w:p w14:paraId="0971022D" w14:textId="77777777" w:rsidR="00645C90" w:rsidRDefault="00645C90" w:rsidP="002640DA">
      <w:pPr>
        <w:spacing w:line="360" w:lineRule="auto"/>
        <w:jc w:val="both"/>
        <w:rPr>
          <w:ins w:id="20" w:author="Saulo Medeiros Guerreiro" w:date="2017-11-06T18:10:00Z"/>
          <w:rFonts w:ascii="Arial" w:hAnsi="Arial" w:cs="Arial"/>
          <w:b/>
          <w:sz w:val="24"/>
          <w:szCs w:val="24"/>
        </w:rPr>
      </w:pPr>
    </w:p>
    <w:p w14:paraId="4F6D3B68" w14:textId="77777777" w:rsidR="00645C90" w:rsidRDefault="00645C90" w:rsidP="002640DA">
      <w:pPr>
        <w:spacing w:line="360" w:lineRule="auto"/>
        <w:jc w:val="both"/>
        <w:rPr>
          <w:ins w:id="21" w:author="Saulo Medeiros Guerreiro" w:date="2017-11-06T18:10:00Z"/>
          <w:rFonts w:ascii="Arial" w:hAnsi="Arial" w:cs="Arial"/>
          <w:b/>
          <w:sz w:val="24"/>
          <w:szCs w:val="24"/>
        </w:rPr>
      </w:pPr>
    </w:p>
    <w:p w14:paraId="2C8CF46D" w14:textId="77777777" w:rsidR="00645C90" w:rsidRDefault="00645C90" w:rsidP="002640DA">
      <w:pPr>
        <w:spacing w:line="360" w:lineRule="auto"/>
        <w:jc w:val="both"/>
        <w:rPr>
          <w:ins w:id="22" w:author="Saulo Medeiros Guerreiro" w:date="2017-11-06T18:10:00Z"/>
          <w:rFonts w:ascii="Arial" w:hAnsi="Arial" w:cs="Arial"/>
          <w:b/>
          <w:sz w:val="24"/>
          <w:szCs w:val="24"/>
        </w:rPr>
      </w:pPr>
    </w:p>
    <w:p w14:paraId="3689C5CD" w14:textId="77777777" w:rsidR="00645C90" w:rsidRDefault="00645C90" w:rsidP="002640DA">
      <w:pPr>
        <w:spacing w:line="360" w:lineRule="auto"/>
        <w:jc w:val="both"/>
        <w:rPr>
          <w:ins w:id="23" w:author="Saulo Medeiros Guerreiro" w:date="2017-11-06T18:10:00Z"/>
          <w:rFonts w:ascii="Arial" w:hAnsi="Arial" w:cs="Arial"/>
          <w:b/>
          <w:sz w:val="24"/>
          <w:szCs w:val="24"/>
        </w:rPr>
      </w:pPr>
    </w:p>
    <w:p w14:paraId="5E7618E5" w14:textId="77777777" w:rsidR="00645C90" w:rsidRDefault="00645C90" w:rsidP="002640DA">
      <w:pPr>
        <w:spacing w:line="360" w:lineRule="auto"/>
        <w:jc w:val="both"/>
        <w:rPr>
          <w:ins w:id="24" w:author="Saulo Medeiros Guerreiro" w:date="2017-11-06T18:10:00Z"/>
          <w:rFonts w:ascii="Arial" w:hAnsi="Arial" w:cs="Arial"/>
          <w:b/>
          <w:sz w:val="24"/>
          <w:szCs w:val="24"/>
        </w:rPr>
      </w:pPr>
    </w:p>
    <w:p w14:paraId="5D46A9C8" w14:textId="77777777" w:rsidR="00143521" w:rsidRDefault="00143521" w:rsidP="002640D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 INTRODUÇÃO</w:t>
      </w:r>
    </w:p>
    <w:p w14:paraId="7AEC49D9" w14:textId="77777777" w:rsidR="000522A2" w:rsidRDefault="000522A2" w:rsidP="000A167F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14:paraId="55DA151F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lastRenderedPageBreak/>
        <w:t>Devido à quantidade, grandeza e diversidade de projetos e à busca por agilidade nas entregas de serviços e/ou produtos, o gerenciamento de projetos pode ser classificado como uma atividade não trivial. Deste modo, há a necessidade de propor, simplificar e desenvolver novas ferramentas e técnicas para auxiliar os gerentes de projetos em suas funções.</w:t>
      </w:r>
    </w:p>
    <w:p w14:paraId="2A6939E1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t xml:space="preserve">Além disso, apesar das principais atividades deste profissional serem repetitivas e com processos bem definidos, o cotidiano do mesmo é complexo pela diversidade de seus afazeres. Desta forma, o profissional pode sentir-se cansado e pouco estimulado para desempenhar suas funções. 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Para contornar essa situação, a tecnologia pode ser de grande ajuda, </w:t>
      </w:r>
      <w:r w:rsidR="008109B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através, 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por exemplo, </w:t>
      </w:r>
      <w:r w:rsidR="008109B6">
        <w:rPr>
          <w:rFonts w:ascii="Arial" w:hAnsi="Arial" w:cs="Arial"/>
          <w:color w:val="000000"/>
          <w:sz w:val="24"/>
          <w:szCs w:val="24"/>
          <w:shd w:val="clear" w:color="auto" w:fill="FFFFFF"/>
        </w:rPr>
        <w:t>d</w:t>
      </w:r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o uso de um aplicativo de </w:t>
      </w:r>
      <w:hyperlink r:id="rId7" w:tgtFrame="_blank" w:history="1">
        <w:r w:rsidRPr="003E6D80">
          <w:rPr>
            <w:rFonts w:ascii="Arial" w:hAnsi="Arial" w:cs="Arial"/>
            <w:color w:val="000000"/>
            <w:sz w:val="24"/>
            <w:szCs w:val="24"/>
          </w:rPr>
          <w:t>gerenciamento de projetos</w:t>
        </w:r>
      </w:hyperlink>
      <w:r w:rsidRPr="003E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1DE2AA2" w14:textId="77777777" w:rsidR="003E6D80" w:rsidRPr="003E6D80" w:rsidRDefault="003E6D80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E6D80">
        <w:rPr>
          <w:rFonts w:ascii="Arial" w:hAnsi="Arial" w:cs="Arial"/>
          <w:color w:val="000000"/>
          <w:sz w:val="24"/>
          <w:szCs w:val="24"/>
        </w:rPr>
        <w:t>Por fim, em um ambiente onde os aplicativos estão dominando cada vez mais o mercado, poucas ferramentas fornece</w:t>
      </w:r>
      <w:r w:rsidR="0000241F">
        <w:rPr>
          <w:rFonts w:ascii="Arial" w:hAnsi="Arial" w:cs="Arial"/>
          <w:color w:val="000000"/>
          <w:sz w:val="24"/>
          <w:szCs w:val="24"/>
        </w:rPr>
        <w:t>m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funcionalidades diferentes das que são disponíveis em sistemas </w:t>
      </w:r>
      <w:r w:rsidRPr="00F40B12">
        <w:rPr>
          <w:rFonts w:ascii="Arial" w:hAnsi="Arial" w:cs="Arial"/>
          <w:i/>
          <w:color w:val="000000"/>
          <w:sz w:val="24"/>
          <w:szCs w:val="24"/>
        </w:rPr>
        <w:t>desktop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ou </w:t>
      </w:r>
      <w:r w:rsidRPr="00F40B12">
        <w:rPr>
          <w:rFonts w:ascii="Arial" w:hAnsi="Arial" w:cs="Arial"/>
          <w:i/>
          <w:color w:val="000000"/>
          <w:sz w:val="24"/>
          <w:szCs w:val="24"/>
        </w:rPr>
        <w:t>web</w:t>
      </w:r>
      <w:r w:rsidRPr="003E6D80">
        <w:rPr>
          <w:rFonts w:ascii="Arial" w:hAnsi="Arial" w:cs="Arial"/>
          <w:color w:val="000000"/>
          <w:sz w:val="24"/>
          <w:szCs w:val="24"/>
        </w:rPr>
        <w:t>. Em algumas soluções encontradas, verificou-se que os aplicativos apenas funcionavam como uma extensão dos tipos de sistemas supracitados</w:t>
      </w:r>
      <w:r w:rsidR="0000241F">
        <w:rPr>
          <w:rFonts w:ascii="Arial" w:hAnsi="Arial" w:cs="Arial"/>
          <w:color w:val="000000"/>
          <w:sz w:val="24"/>
          <w:szCs w:val="24"/>
        </w:rPr>
        <w:t>.</w:t>
      </w:r>
      <w:r w:rsidR="0000241F" w:rsidRPr="003E6D80">
        <w:rPr>
          <w:rFonts w:ascii="Arial" w:hAnsi="Arial" w:cs="Arial"/>
          <w:color w:val="000000"/>
          <w:sz w:val="24"/>
          <w:szCs w:val="24"/>
        </w:rPr>
        <w:t xml:space="preserve"> </w:t>
      </w:r>
      <w:r w:rsidR="0000241F">
        <w:rPr>
          <w:rFonts w:ascii="Arial" w:hAnsi="Arial" w:cs="Arial"/>
          <w:color w:val="000000"/>
          <w:sz w:val="24"/>
          <w:szCs w:val="24"/>
        </w:rPr>
        <w:t xml:space="preserve">Neste sentido é possível identificar uma demanda </w:t>
      </w:r>
      <w:r w:rsidR="00CF00D3">
        <w:rPr>
          <w:rFonts w:ascii="Arial" w:hAnsi="Arial" w:cs="Arial"/>
          <w:color w:val="000000"/>
          <w:sz w:val="24"/>
          <w:szCs w:val="24"/>
        </w:rPr>
        <w:t>por</w:t>
      </w:r>
      <w:r w:rsidRPr="003E6D80">
        <w:rPr>
          <w:rFonts w:ascii="Arial" w:hAnsi="Arial" w:cs="Arial"/>
          <w:color w:val="000000"/>
          <w:sz w:val="24"/>
          <w:szCs w:val="24"/>
        </w:rPr>
        <w:t xml:space="preserve"> abordagens inovadoras e que aproveitem os benefícios dos dispositivos móveis. </w:t>
      </w:r>
    </w:p>
    <w:p w14:paraId="63163DAD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748F1DC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1.1 Justificativa</w:t>
      </w:r>
      <w:proofErr w:type="gramEnd"/>
    </w:p>
    <w:p w14:paraId="747360DB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0957ACE5" w14:textId="77777777" w:rsidR="00306E22" w:rsidRDefault="00306E22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No contexto dos problemas levantados, a criação de uma aplicação voltada para dispositivos móveis pode facilitar o trabalho do gerente, que terá acesso de forma ubíqua aos dados de seus projetos. </w:t>
      </w:r>
      <w:r w:rsidR="00D217A0">
        <w:rPr>
          <w:rFonts w:ascii="Arial" w:hAnsi="Arial" w:cs="Arial"/>
          <w:color w:val="000000"/>
          <w:sz w:val="24"/>
          <w:szCs w:val="24"/>
        </w:rPr>
        <w:t>Este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software </w:t>
      </w:r>
      <w:r w:rsidR="00D217A0">
        <w:rPr>
          <w:rFonts w:ascii="Arial" w:hAnsi="Arial" w:cs="Arial"/>
          <w:color w:val="000000"/>
          <w:sz w:val="24"/>
          <w:szCs w:val="24"/>
        </w:rPr>
        <w:t>pode ajudar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o gerente</w:t>
      </w:r>
      <w:r w:rsidR="00D217A0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apenas a controlar o que cada pessoa está executando, mas também a monitorar o progresso dos projetos que estão abertos. E por melhor que seja a execução de um gerenciamento, o esforço não será útil se os resultados não puderem ser medidos. Por isso, um sistema de gerenciamento de projetos também colaboraria na filtragem dos dados e na avaliação dos resultados.</w:t>
      </w:r>
    </w:p>
    <w:p w14:paraId="03908012" w14:textId="77777777" w:rsidR="002D55C4" w:rsidRDefault="002D55C4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98DF2D4" w14:textId="77777777" w:rsidR="00AE0ABE" w:rsidRDefault="00AE0ABE" w:rsidP="000A167F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5A98303" w14:textId="77777777" w:rsidR="00306E22" w:rsidRPr="00A030F6" w:rsidRDefault="00306E22" w:rsidP="000A167F">
      <w:pPr>
        <w:spacing w:line="360" w:lineRule="auto"/>
        <w:ind w:firstLine="708"/>
        <w:jc w:val="both"/>
        <w:rPr>
          <w:rStyle w:val="Hiperlink"/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Como forma de tornar ainda mais interessante o gerenciamento de projetos, a proposta no parágrafo anterior pode ser incrementada através do uso de </w:t>
      </w:r>
      <w:proofErr w:type="spellStart"/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, 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lastRenderedPageBreak/>
        <w:t xml:space="preserve">que incluirá dinamismo e diversão ao dia-a-dia dos gerentes, trazendo consigo, a interação entre pessoas e os mecanismos e dinâmicas dos jogos. </w:t>
      </w:r>
    </w:p>
    <w:p w14:paraId="4313D551" w14:textId="77777777" w:rsidR="00306E22" w:rsidRPr="00A030F6" w:rsidRDefault="00306E22" w:rsidP="000A167F">
      <w:pPr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A execução de qualquer atividade com prazer e em um clima descontraído contribui para o aumento da produtividade dentro das empresas. Desta forma, a </w:t>
      </w:r>
      <w:proofErr w:type="spellStart"/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 poderá servir de meio ao incentivo dos gerentes em seus afazeres e, com a aplicação de dispositivos móveis, </w:t>
      </w:r>
      <w:r w:rsidR="00A42911">
        <w:rPr>
          <w:rStyle w:val="Hiperlink"/>
          <w:rFonts w:ascii="Arial" w:hAnsi="Arial" w:cs="Arial"/>
          <w:color w:val="000000"/>
          <w:sz w:val="24"/>
          <w:szCs w:val="24"/>
        </w:rPr>
        <w:t>eles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 </w:t>
      </w:r>
      <w:r w:rsidR="00A42911">
        <w:rPr>
          <w:rStyle w:val="Hiperlink"/>
          <w:rFonts w:ascii="Arial" w:hAnsi="Arial" w:cs="Arial"/>
          <w:color w:val="000000"/>
          <w:sz w:val="24"/>
          <w:szCs w:val="24"/>
        </w:rPr>
        <w:t>gozarão</w:t>
      </w:r>
      <w:r w:rsidRPr="00A030F6">
        <w:rPr>
          <w:rStyle w:val="Hiperlink"/>
          <w:rFonts w:ascii="Arial" w:hAnsi="Arial" w:cs="Arial"/>
          <w:color w:val="000000"/>
          <w:sz w:val="24"/>
          <w:szCs w:val="24"/>
        </w:rPr>
        <w:t xml:space="preserve"> de um maior envolvimento no acompanhamento de projetos, trazendo uma aproximação à vida das pessoas com a adesão e o uso do aplicativo.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EB6C59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4A8900F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1.2 Objetivos</w:t>
      </w:r>
    </w:p>
    <w:p w14:paraId="31AB87DC" w14:textId="77777777" w:rsidR="00143521" w:rsidRDefault="00143521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87D8CB" w14:textId="77777777" w:rsidR="00143521" w:rsidRDefault="00143521" w:rsidP="000A167F">
      <w:pPr>
        <w:spacing w:line="360" w:lineRule="auto"/>
        <w:ind w:firstLine="1134"/>
        <w:jc w:val="both"/>
      </w:pPr>
      <w:r>
        <w:rPr>
          <w:rFonts w:ascii="Arial" w:hAnsi="Arial" w:cs="Arial"/>
          <w:sz w:val="24"/>
          <w:szCs w:val="24"/>
        </w:rPr>
        <w:t xml:space="preserve">1.2.1 Objetivo </w:t>
      </w:r>
      <w:r>
        <w:rPr>
          <w:rFonts w:ascii="Arial" w:hAnsi="Arial" w:cs="Arial"/>
          <w:color w:val="000000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eral</w:t>
      </w:r>
    </w:p>
    <w:p w14:paraId="22949D5E" w14:textId="77777777" w:rsidR="00143521" w:rsidRDefault="00143521" w:rsidP="000A167F">
      <w:pPr>
        <w:spacing w:line="360" w:lineRule="auto"/>
        <w:ind w:firstLine="1134"/>
        <w:jc w:val="both"/>
      </w:pPr>
    </w:p>
    <w:p w14:paraId="3A65ECC6" w14:textId="77777777" w:rsidR="00143521" w:rsidRPr="00A030F6" w:rsidRDefault="00306E22" w:rsidP="000A167F">
      <w:pPr>
        <w:spacing w:line="360" w:lineRule="auto"/>
        <w:ind w:firstLine="1134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O objetivo geral deste trabalho é criar um ambiente mais simples, interativo e divertido para o gerenciamento de projetos, através da im</w:t>
      </w:r>
      <w:r w:rsidR="00A42911">
        <w:rPr>
          <w:rFonts w:ascii="Arial" w:hAnsi="Arial" w:cs="Arial"/>
          <w:color w:val="000000"/>
          <w:sz w:val="24"/>
          <w:szCs w:val="24"/>
        </w:rPr>
        <w:t>plementação de um aplicativo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utilizando tecnologias móveis e </w:t>
      </w:r>
      <w:r w:rsidR="009279DC">
        <w:rPr>
          <w:rFonts w:ascii="Arial" w:hAnsi="Arial" w:cs="Arial"/>
          <w:color w:val="000000"/>
          <w:sz w:val="24"/>
          <w:szCs w:val="24"/>
        </w:rPr>
        <w:t xml:space="preserve">baseado em </w:t>
      </w:r>
      <w:proofErr w:type="spellStart"/>
      <w:r w:rsidRPr="00A030F6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030F6">
        <w:rPr>
          <w:rFonts w:ascii="Arial" w:hAnsi="Arial" w:cs="Arial"/>
          <w:color w:val="000000"/>
          <w:sz w:val="24"/>
          <w:szCs w:val="24"/>
        </w:rPr>
        <w:t>.</w:t>
      </w:r>
    </w:p>
    <w:p w14:paraId="733948A9" w14:textId="77777777" w:rsidR="00306E22" w:rsidRDefault="00306E22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7A56856" w14:textId="77777777" w:rsidR="00143521" w:rsidRDefault="00143521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1.2.2 Objetivos </w:t>
      </w:r>
      <w:r>
        <w:rPr>
          <w:rFonts w:ascii="Arial" w:hAnsi="Arial" w:cs="Arial"/>
          <w:color w:val="000000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specíficos</w:t>
      </w:r>
    </w:p>
    <w:p w14:paraId="1FA0AFA5" w14:textId="77777777" w:rsidR="00143521" w:rsidRDefault="00143521" w:rsidP="000A167F">
      <w:pPr>
        <w:spacing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27EFEEA" w14:textId="77777777" w:rsidR="009C223E" w:rsidRPr="00A030F6" w:rsidRDefault="009C223E" w:rsidP="000A167F">
      <w:pPr>
        <w:spacing w:line="360" w:lineRule="auto"/>
        <w:ind w:firstLine="1134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Como objetivos específicos, destacam-se: </w:t>
      </w:r>
    </w:p>
    <w:p w14:paraId="0D065D22" w14:textId="77777777" w:rsidR="007100B3" w:rsidRPr="004D3529" w:rsidRDefault="00D248C3" w:rsidP="000A167F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D3529">
        <w:rPr>
          <w:rFonts w:ascii="Arial" w:hAnsi="Arial" w:cs="Arial"/>
          <w:color w:val="000000"/>
          <w:sz w:val="24"/>
          <w:szCs w:val="24"/>
        </w:rPr>
        <w:t>Fazer um levantamento da literatura relacionada a gerenciamento de projeto</w:t>
      </w:r>
      <w:r w:rsidR="00A42911" w:rsidRPr="004D3529">
        <w:rPr>
          <w:rFonts w:ascii="Arial" w:hAnsi="Arial" w:cs="Arial"/>
          <w:color w:val="000000"/>
          <w:sz w:val="24"/>
          <w:szCs w:val="24"/>
        </w:rPr>
        <w:t>s</w:t>
      </w:r>
      <w:r w:rsidR="00BD6DB7">
        <w:rPr>
          <w:rFonts w:ascii="Arial" w:hAnsi="Arial" w:cs="Arial"/>
          <w:color w:val="000000"/>
          <w:sz w:val="24"/>
          <w:szCs w:val="24"/>
        </w:rPr>
        <w:t xml:space="preserve"> e</w:t>
      </w:r>
      <w:r w:rsidR="00BD6DB7" w:rsidRPr="004D352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80B5E" w:rsidRPr="004D3529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4D3529">
        <w:rPr>
          <w:rFonts w:ascii="Arial" w:hAnsi="Arial" w:cs="Arial"/>
          <w:color w:val="000000"/>
          <w:sz w:val="24"/>
          <w:szCs w:val="24"/>
        </w:rPr>
        <w:t>;</w:t>
      </w:r>
    </w:p>
    <w:p w14:paraId="482F9A39" w14:textId="77777777" w:rsidR="00A42911" w:rsidRPr="00A42911" w:rsidRDefault="00A42911" w:rsidP="000A167F">
      <w:pPr>
        <w:numPr>
          <w:ilvl w:val="0"/>
          <w:numId w:val="4"/>
        </w:numPr>
        <w:suppressAutoHyphens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2911">
        <w:rPr>
          <w:rFonts w:ascii="Arial" w:hAnsi="Arial" w:cs="Arial"/>
          <w:sz w:val="24"/>
          <w:szCs w:val="24"/>
        </w:rPr>
        <w:t xml:space="preserve">Estudar, propor e desenvolver uma </w:t>
      </w:r>
      <w:r w:rsidR="00BD6DB7">
        <w:rPr>
          <w:rFonts w:ascii="Arial" w:hAnsi="Arial" w:cs="Arial"/>
          <w:sz w:val="24"/>
          <w:szCs w:val="24"/>
        </w:rPr>
        <w:t>solução para web e</w:t>
      </w:r>
      <w:r w:rsidR="00BD6DB7" w:rsidRPr="00A42911">
        <w:rPr>
          <w:rFonts w:ascii="Arial" w:hAnsi="Arial" w:cs="Arial"/>
          <w:sz w:val="24"/>
          <w:szCs w:val="24"/>
        </w:rPr>
        <w:t xml:space="preserve"> </w:t>
      </w:r>
      <w:r w:rsidR="00BD6DB7">
        <w:rPr>
          <w:rFonts w:ascii="Arial" w:hAnsi="Arial" w:cs="Arial"/>
          <w:sz w:val="24"/>
          <w:szCs w:val="24"/>
        </w:rPr>
        <w:t xml:space="preserve">para dispositivos móveis </w:t>
      </w:r>
      <w:r w:rsidRPr="00A42911">
        <w:rPr>
          <w:rFonts w:ascii="Arial" w:hAnsi="Arial" w:cs="Arial"/>
          <w:sz w:val="24"/>
          <w:szCs w:val="24"/>
        </w:rPr>
        <w:t>com as fases da metodolog</w:t>
      </w:r>
      <w:r w:rsidRPr="004D3529">
        <w:rPr>
          <w:rFonts w:ascii="Arial" w:hAnsi="Arial" w:cs="Arial"/>
          <w:sz w:val="24"/>
          <w:szCs w:val="24"/>
        </w:rPr>
        <w:t>ia de gerenciamento de projetos;</w:t>
      </w:r>
      <w:r w:rsidRPr="00A42911">
        <w:rPr>
          <w:rFonts w:ascii="Arial" w:hAnsi="Arial" w:cs="Arial"/>
          <w:sz w:val="24"/>
          <w:szCs w:val="24"/>
        </w:rPr>
        <w:t> </w:t>
      </w:r>
    </w:p>
    <w:p w14:paraId="653C5160" w14:textId="77777777" w:rsidR="00A42911" w:rsidRPr="00A42911" w:rsidRDefault="00A42911" w:rsidP="000A167F">
      <w:pPr>
        <w:numPr>
          <w:ilvl w:val="0"/>
          <w:numId w:val="4"/>
        </w:numPr>
        <w:suppressAutoHyphens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2911">
        <w:rPr>
          <w:rFonts w:ascii="Arial" w:hAnsi="Arial" w:cs="Arial"/>
          <w:sz w:val="24"/>
          <w:szCs w:val="24"/>
        </w:rPr>
        <w:t xml:space="preserve">Utilizar </w:t>
      </w:r>
      <w:r w:rsidR="001C593E">
        <w:rPr>
          <w:rFonts w:ascii="Arial" w:hAnsi="Arial" w:cs="Arial"/>
          <w:sz w:val="24"/>
          <w:szCs w:val="24"/>
        </w:rPr>
        <w:t>elementos</w:t>
      </w:r>
      <w:r w:rsidR="001C593E" w:rsidRPr="00A42911">
        <w:rPr>
          <w:rFonts w:ascii="Arial" w:hAnsi="Arial" w:cs="Arial"/>
          <w:sz w:val="24"/>
          <w:szCs w:val="24"/>
        </w:rPr>
        <w:t xml:space="preserve"> </w:t>
      </w:r>
      <w:r w:rsidRPr="00A42911">
        <w:rPr>
          <w:rFonts w:ascii="Arial" w:hAnsi="Arial" w:cs="Arial"/>
          <w:sz w:val="24"/>
          <w:szCs w:val="24"/>
        </w:rPr>
        <w:t xml:space="preserve">de </w:t>
      </w:r>
      <w:proofErr w:type="spellStart"/>
      <w:r w:rsidRPr="004D3529">
        <w:rPr>
          <w:rFonts w:ascii="Arial" w:hAnsi="Arial" w:cs="Arial"/>
          <w:sz w:val="24"/>
          <w:szCs w:val="24"/>
        </w:rPr>
        <w:t>gamificação</w:t>
      </w:r>
      <w:proofErr w:type="spellEnd"/>
      <w:r w:rsidRPr="00A42911">
        <w:rPr>
          <w:rFonts w:ascii="Arial" w:hAnsi="Arial" w:cs="Arial"/>
          <w:sz w:val="24"/>
          <w:szCs w:val="24"/>
        </w:rPr>
        <w:t xml:space="preserve"> n</w:t>
      </w:r>
      <w:r w:rsidRPr="004D3529">
        <w:rPr>
          <w:rFonts w:ascii="Arial" w:hAnsi="Arial" w:cs="Arial"/>
          <w:sz w:val="24"/>
          <w:szCs w:val="24"/>
        </w:rPr>
        <w:t>o aplicativo a ser desenvolvido.</w:t>
      </w:r>
    </w:p>
    <w:p w14:paraId="560AB374" w14:textId="77777777" w:rsidR="009531F3" w:rsidRDefault="009531F3" w:rsidP="000A167F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3935256" w14:textId="77777777" w:rsidR="00653E2D" w:rsidRDefault="009C223E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br/>
      </w:r>
    </w:p>
    <w:p w14:paraId="75CAAE57" w14:textId="77777777" w:rsidR="00653E2D" w:rsidRDefault="00653E2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46C81D4" w14:textId="77777777" w:rsidR="00FA4707" w:rsidRDefault="00FA4707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1BD70FD" w14:textId="77777777" w:rsidR="00FA4707" w:rsidRDefault="00FA4707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B8F3E9B" w14:textId="77777777" w:rsidR="00653E2D" w:rsidRDefault="00653E2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161BC04" w14:textId="77777777" w:rsidR="00143521" w:rsidRPr="00BC1248" w:rsidRDefault="00143521" w:rsidP="000A167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1.3 Metodologia</w:t>
      </w:r>
    </w:p>
    <w:p w14:paraId="5D76BB18" w14:textId="77777777" w:rsidR="00143521" w:rsidRDefault="00143521" w:rsidP="000A167F">
      <w:pPr>
        <w:spacing w:line="360" w:lineRule="auto"/>
        <w:ind w:firstLine="851"/>
        <w:jc w:val="both"/>
        <w:rPr>
          <w:rFonts w:ascii="Arial" w:hAnsi="Arial" w:cs="Arial"/>
          <w:b/>
          <w:sz w:val="24"/>
          <w:szCs w:val="24"/>
        </w:rPr>
      </w:pPr>
    </w:p>
    <w:p w14:paraId="2EF47929" w14:textId="77777777" w:rsidR="00880C38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Quanto ao tratamento dos objetivos, a metodologia a ser aplicada é a pesquisa exploratória, resultando em um levantamento de diversos estudos das áreas de conhecimento e tecnologias utilizadas. Como forma de colocar em prática os conhecimentos adquiridos ao longo do trabalho, será implementado um aplicativo e efetuada uma pesquisa aplicada, permitindo o seu amplo e detalhado conhecimento, assim como, a aplicação prática dos conhecimentos adquiridos.</w:t>
      </w:r>
      <w:r w:rsidR="00880C38">
        <w:rPr>
          <w:rFonts w:ascii="Arial" w:hAnsi="Arial" w:cs="Arial"/>
          <w:color w:val="000000"/>
          <w:sz w:val="24"/>
          <w:szCs w:val="24"/>
        </w:rPr>
        <w:t xml:space="preserve">   </w:t>
      </w:r>
    </w:p>
    <w:p w14:paraId="73D8F3E1" w14:textId="77777777" w:rsidR="00880C38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 xml:space="preserve">Em relação aos procedimentos técnicos, será realizada a pesquisa bibliográfica para identificação dos ambientes de coletas de dados, sendo constituída principalmente de livros, artigos de periódicos e teses relacionadas aos temas de </w:t>
      </w:r>
      <w:r w:rsidR="000E2379">
        <w:rPr>
          <w:rFonts w:ascii="Arial" w:hAnsi="Arial" w:cs="Arial"/>
          <w:color w:val="000000"/>
          <w:sz w:val="24"/>
          <w:szCs w:val="24"/>
        </w:rPr>
        <w:t>gerenciamento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de projetos, </w:t>
      </w:r>
      <w:proofErr w:type="spellStart"/>
      <w:r w:rsidRPr="00A030F6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030F6">
        <w:rPr>
          <w:rFonts w:ascii="Arial" w:hAnsi="Arial" w:cs="Arial"/>
          <w:color w:val="000000"/>
          <w:sz w:val="24"/>
          <w:szCs w:val="24"/>
        </w:rPr>
        <w:t xml:space="preserve"> e desenvolvimento</w:t>
      </w:r>
      <w:r w:rsidR="002545DE">
        <w:rPr>
          <w:rFonts w:ascii="Arial" w:hAnsi="Arial" w:cs="Arial"/>
          <w:color w:val="000000"/>
          <w:sz w:val="24"/>
          <w:szCs w:val="24"/>
        </w:rPr>
        <w:t xml:space="preserve"> de aplicações</w:t>
      </w:r>
      <w:r w:rsidRPr="00A030F6">
        <w:rPr>
          <w:rFonts w:ascii="Arial" w:hAnsi="Arial" w:cs="Arial"/>
          <w:color w:val="000000"/>
          <w:sz w:val="24"/>
          <w:szCs w:val="24"/>
        </w:rPr>
        <w:t xml:space="preserve"> para dispositivos móveis. Por intermédio dessa pesquisa, os dados serão analisados qualitativamente e de forma dedutiva.</w:t>
      </w:r>
    </w:p>
    <w:p w14:paraId="651104B5" w14:textId="77777777" w:rsidR="00143521" w:rsidRDefault="002D1459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  <w:r w:rsidRPr="00A030F6">
        <w:rPr>
          <w:rFonts w:ascii="Arial" w:hAnsi="Arial" w:cs="Arial"/>
          <w:color w:val="000000"/>
          <w:sz w:val="24"/>
          <w:szCs w:val="24"/>
        </w:rPr>
        <w:t>Ao final deste trabalho, pretende-se criar um aplicativo chamado Jornada do Gerente, contendo elementos como fases, missões, desafios e questionários que colaborarão para ludicidade do aplicativo.</w:t>
      </w:r>
    </w:p>
    <w:p w14:paraId="58EE8B43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2617EA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01459DE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66C82FDD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28E115EB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E129523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09F04579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61A5D9B1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329D57FC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9451B9D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4B41314C" w14:textId="77777777" w:rsidR="00BC1248" w:rsidRDefault="00BC1248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1F0D1398" w14:textId="77777777" w:rsidR="00653E2D" w:rsidRDefault="00653E2D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53B55FAC" w14:textId="77777777" w:rsidR="00653E2D" w:rsidRDefault="00653E2D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70241ED3" w14:textId="77777777" w:rsidR="00BC1248" w:rsidRDefault="00BC1248" w:rsidP="000A167F">
      <w:pPr>
        <w:spacing w:line="360" w:lineRule="auto"/>
        <w:ind w:left="357" w:firstLine="346"/>
        <w:jc w:val="both"/>
        <w:rPr>
          <w:ins w:id="25" w:author="Saulo Medeiros Guerreiro" w:date="2017-11-06T13:54:00Z"/>
          <w:rFonts w:ascii="Arial" w:hAnsi="Arial" w:cs="Arial"/>
          <w:color w:val="000000"/>
          <w:sz w:val="24"/>
          <w:szCs w:val="24"/>
        </w:rPr>
      </w:pPr>
    </w:p>
    <w:p w14:paraId="1DDD4BF9" w14:textId="77777777" w:rsidR="003528CA" w:rsidRDefault="003528CA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34BF8096" w14:textId="77777777" w:rsidR="003F47E2" w:rsidRDefault="003F47E2" w:rsidP="000A167F">
      <w:pPr>
        <w:spacing w:line="360" w:lineRule="auto"/>
        <w:ind w:left="357" w:firstLine="346"/>
        <w:jc w:val="both"/>
        <w:rPr>
          <w:rFonts w:ascii="Arial" w:hAnsi="Arial" w:cs="Arial"/>
          <w:color w:val="000000"/>
          <w:sz w:val="24"/>
          <w:szCs w:val="24"/>
        </w:rPr>
      </w:pPr>
    </w:p>
    <w:p w14:paraId="2C09986F" w14:textId="689D119A" w:rsidR="00DD72D8" w:rsidRPr="00F44B1A" w:rsidRDefault="00EE56E7" w:rsidP="000A167F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2</w:t>
      </w:r>
      <w:r w:rsidR="00DD72D8" w:rsidRPr="00F44B1A">
        <w:rPr>
          <w:rFonts w:ascii="Arial" w:hAnsi="Arial" w:cs="Arial"/>
          <w:szCs w:val="24"/>
        </w:rPr>
        <w:t xml:space="preserve"> </w:t>
      </w:r>
      <w:r w:rsidR="00DD72D8">
        <w:rPr>
          <w:rFonts w:ascii="Arial" w:hAnsi="Arial" w:cs="Arial"/>
          <w:b/>
          <w:szCs w:val="24"/>
        </w:rPr>
        <w:t>GERENCIAMENTO DE PROJETOS</w:t>
      </w:r>
      <w:r w:rsidR="00DD72D8" w:rsidRPr="00F44B1A">
        <w:rPr>
          <w:rFonts w:ascii="Arial" w:hAnsi="Arial" w:cs="Arial"/>
          <w:b/>
          <w:szCs w:val="24"/>
        </w:rPr>
        <w:t xml:space="preserve"> </w:t>
      </w:r>
    </w:p>
    <w:p w14:paraId="0729A4CF" w14:textId="77777777" w:rsidR="00DD72D8" w:rsidRDefault="00DD72D8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533A71E" w14:textId="2317C67B" w:rsidR="004529D2" w:rsidRPr="000B645F" w:rsidRDefault="004529D2" w:rsidP="000B645F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B645F">
        <w:rPr>
          <w:rFonts w:ascii="Arial" w:hAnsi="Arial" w:cs="Arial"/>
          <w:color w:val="000000"/>
          <w:sz w:val="24"/>
          <w:szCs w:val="24"/>
        </w:rPr>
        <w:t xml:space="preserve">Este capítulo aborda conceitos básicos que permitem o entendimento geral do processo de gerenciamento de projetos. Começando com a definição de projetos, subprojetos, programas e portfólio, passando pelo ciclo de vida de um projeto, os grupos de processo de gerenciamento de projetos e as áreas de conhecimento. Ao final, será feita uma apresentação sobre o ambiente organizacional, o escritório de gerenciamento de projeto e o processo de gerenciamento de projeto sugerido por Vargas (2016). </w:t>
      </w:r>
    </w:p>
    <w:p w14:paraId="63A43B71" w14:textId="195008A0" w:rsidR="00DD72D8" w:rsidRPr="00904480" w:rsidRDefault="00EE56E7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DD72D8">
        <w:rPr>
          <w:rFonts w:ascii="Arial" w:hAnsi="Arial" w:cs="Arial"/>
          <w:b/>
          <w:sz w:val="24"/>
          <w:szCs w:val="24"/>
        </w:rPr>
        <w:t>.1 Introdução</w:t>
      </w:r>
    </w:p>
    <w:p w14:paraId="2E893844" w14:textId="77777777" w:rsidR="00DD72D8" w:rsidRDefault="00DD72D8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14056DA" w14:textId="19EE4037" w:rsidR="009E4E4F" w:rsidRDefault="007D443C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D4FB5">
        <w:rPr>
          <w:rFonts w:ascii="Arial" w:hAnsi="Arial" w:cs="Arial"/>
          <w:color w:val="000000"/>
          <w:sz w:val="24"/>
          <w:szCs w:val="24"/>
        </w:rPr>
        <w:t xml:space="preserve"> O </w:t>
      </w:r>
      <w:r w:rsidR="00DD72D8">
        <w:rPr>
          <w:rFonts w:ascii="Arial" w:hAnsi="Arial" w:cs="Arial"/>
          <w:sz w:val="24"/>
          <w:szCs w:val="24"/>
        </w:rPr>
        <w:t xml:space="preserve">ambiente </w:t>
      </w:r>
      <w:r>
        <w:rPr>
          <w:rFonts w:ascii="Arial" w:hAnsi="Arial" w:cs="Arial"/>
          <w:sz w:val="24"/>
          <w:szCs w:val="24"/>
        </w:rPr>
        <w:t xml:space="preserve">empresarial é </w:t>
      </w:r>
      <w:r w:rsidR="00DD72D8">
        <w:rPr>
          <w:rFonts w:ascii="Arial" w:hAnsi="Arial" w:cs="Arial"/>
          <w:sz w:val="24"/>
          <w:szCs w:val="24"/>
        </w:rPr>
        <w:t>dinâmico</w:t>
      </w:r>
      <w:r w:rsidR="00681AC4">
        <w:rPr>
          <w:rFonts w:ascii="Arial" w:hAnsi="Arial" w:cs="Arial"/>
          <w:sz w:val="24"/>
          <w:szCs w:val="24"/>
        </w:rPr>
        <w:t xml:space="preserve">, </w:t>
      </w:r>
      <w:r w:rsidR="00DD72D8">
        <w:rPr>
          <w:rFonts w:ascii="Arial" w:hAnsi="Arial" w:cs="Arial"/>
          <w:sz w:val="24"/>
          <w:szCs w:val="24"/>
        </w:rPr>
        <w:t>caracterizado pela in</w:t>
      </w:r>
      <w:r w:rsidR="009E4E4F">
        <w:rPr>
          <w:rFonts w:ascii="Arial" w:hAnsi="Arial" w:cs="Arial"/>
          <w:sz w:val="24"/>
          <w:szCs w:val="24"/>
        </w:rPr>
        <w:t xml:space="preserve">crível velocidade das mudanças. Diante da pressão desse contexto e </w:t>
      </w:r>
      <w:r w:rsidR="00681AC4">
        <w:rPr>
          <w:rFonts w:ascii="Arial" w:hAnsi="Arial" w:cs="Arial"/>
          <w:sz w:val="24"/>
          <w:szCs w:val="24"/>
        </w:rPr>
        <w:t>d</w:t>
      </w:r>
      <w:r w:rsidR="009E4E4F">
        <w:rPr>
          <w:rFonts w:ascii="Arial" w:hAnsi="Arial" w:cs="Arial"/>
          <w:sz w:val="24"/>
          <w:szCs w:val="24"/>
        </w:rPr>
        <w:t>a necessidade de atender a</w:t>
      </w:r>
      <w:r w:rsidR="004B7D0A">
        <w:rPr>
          <w:rFonts w:ascii="Arial" w:hAnsi="Arial" w:cs="Arial"/>
          <w:sz w:val="24"/>
          <w:szCs w:val="24"/>
        </w:rPr>
        <w:t>s</w:t>
      </w:r>
      <w:r w:rsidR="009E4E4F">
        <w:rPr>
          <w:rFonts w:ascii="Arial" w:hAnsi="Arial" w:cs="Arial"/>
          <w:sz w:val="24"/>
          <w:szCs w:val="24"/>
        </w:rPr>
        <w:t xml:space="preserve"> de</w:t>
      </w:r>
      <w:r w:rsidR="00184AAA">
        <w:rPr>
          <w:rFonts w:ascii="Arial" w:hAnsi="Arial" w:cs="Arial"/>
          <w:sz w:val="24"/>
          <w:szCs w:val="24"/>
        </w:rPr>
        <w:t>mandas de forma eficaz, segundo</w:t>
      </w:r>
      <w:r w:rsidR="001705FE">
        <w:rPr>
          <w:rFonts w:ascii="Arial" w:hAnsi="Arial" w:cs="Arial"/>
          <w:sz w:val="24"/>
          <w:szCs w:val="24"/>
        </w:rPr>
        <w:t xml:space="preserve"> V</w:t>
      </w:r>
      <w:r w:rsidR="00335B2E">
        <w:rPr>
          <w:rFonts w:ascii="Arial" w:hAnsi="Arial" w:cs="Arial"/>
          <w:sz w:val="24"/>
          <w:szCs w:val="24"/>
        </w:rPr>
        <w:t>argas</w:t>
      </w:r>
      <w:r w:rsidR="000831E8">
        <w:rPr>
          <w:rFonts w:ascii="Arial" w:hAnsi="Arial" w:cs="Arial"/>
          <w:sz w:val="24"/>
          <w:szCs w:val="24"/>
        </w:rPr>
        <w:t xml:space="preserve"> (</w:t>
      </w:r>
      <w:r w:rsidR="00F07C4F">
        <w:rPr>
          <w:rFonts w:ascii="Arial" w:hAnsi="Arial" w:cs="Arial"/>
          <w:sz w:val="24"/>
          <w:szCs w:val="24"/>
        </w:rPr>
        <w:t>2016</w:t>
      </w:r>
      <w:r w:rsidR="000831E8">
        <w:rPr>
          <w:rFonts w:ascii="Arial" w:hAnsi="Arial" w:cs="Arial"/>
          <w:sz w:val="24"/>
          <w:szCs w:val="24"/>
        </w:rPr>
        <w:t>)</w:t>
      </w:r>
      <w:r w:rsidR="009E4E4F">
        <w:rPr>
          <w:rFonts w:ascii="Arial" w:hAnsi="Arial" w:cs="Arial"/>
          <w:sz w:val="24"/>
          <w:szCs w:val="24"/>
        </w:rPr>
        <w:t>, torna-se indispensável o uso de um modelo de gerenciamento baseado no foco em prioridades e objetivos</w:t>
      </w:r>
      <w:r w:rsidR="004B7D0A">
        <w:rPr>
          <w:rFonts w:ascii="Arial" w:hAnsi="Arial" w:cs="Arial"/>
          <w:sz w:val="24"/>
          <w:szCs w:val="24"/>
        </w:rPr>
        <w:t xml:space="preserve">. A </w:t>
      </w:r>
      <w:r w:rsidR="00184AAA">
        <w:rPr>
          <w:rFonts w:ascii="Arial" w:hAnsi="Arial" w:cs="Arial"/>
          <w:sz w:val="24"/>
          <w:szCs w:val="24"/>
        </w:rPr>
        <w:t>proposta é estabelecer um processo estruturado e lógico para lidar com eventos que se caracterizam pela novidade, complexidade e dinâmica ambiental.</w:t>
      </w:r>
      <w:r w:rsidR="000831E8">
        <w:rPr>
          <w:rFonts w:ascii="Arial" w:hAnsi="Arial" w:cs="Arial"/>
          <w:sz w:val="24"/>
          <w:szCs w:val="24"/>
        </w:rPr>
        <w:t xml:space="preserve"> </w:t>
      </w:r>
    </w:p>
    <w:p w14:paraId="7C50D457" w14:textId="77777777" w:rsidR="00AC1938" w:rsidRPr="00AC1938" w:rsidRDefault="00AC1938" w:rsidP="000A167F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Hoje, por mais que tenhamos evoluído tecnicamente, deparamos com um ambiente que evoluiu muitas vezes mais, ou seja, hoje somos muito mais capazes que no passado; porém, esse nosso aumento de capacidade é cada vez menor se comparado com o aumento na dinâmica do ambiente. Precisamos, portanto, desenvolver mecanismos que reduzam essa diferença entre homem e ambiente.</w:t>
      </w:r>
      <w:r w:rsidR="004B7D0A">
        <w:rPr>
          <w:rFonts w:ascii="Arial" w:hAnsi="Arial" w:cs="Arial"/>
          <w:color w:val="000000"/>
        </w:rPr>
        <w:t xml:space="preserve"> </w:t>
      </w:r>
      <w:r w:rsidR="009934EE">
        <w:rPr>
          <w:rFonts w:ascii="Arial" w:hAnsi="Arial" w:cs="Arial"/>
          <w:color w:val="000000"/>
        </w:rPr>
        <w:t>(</w:t>
      </w:r>
      <w:r w:rsidR="009934EE" w:rsidRPr="009934EE">
        <w:rPr>
          <w:rFonts w:ascii="Arial" w:hAnsi="Arial" w:cs="Arial"/>
          <w:color w:val="000000"/>
        </w:rPr>
        <w:t>VARGAS</w:t>
      </w:r>
      <w:r w:rsidR="004B7D0A" w:rsidRPr="004B7D0A">
        <w:rPr>
          <w:rFonts w:ascii="Arial" w:hAnsi="Arial" w:cs="Arial"/>
          <w:color w:val="000000"/>
        </w:rPr>
        <w:t>, 2016)</w:t>
      </w:r>
    </w:p>
    <w:p w14:paraId="43EF0411" w14:textId="77777777" w:rsidR="00AC1938" w:rsidRDefault="007D443C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D4FB5">
        <w:rPr>
          <w:rFonts w:ascii="Arial" w:hAnsi="Arial" w:cs="Arial"/>
          <w:color w:val="000000"/>
          <w:sz w:val="24"/>
          <w:szCs w:val="24"/>
        </w:rPr>
        <w:t>C</w:t>
      </w:r>
      <w:r w:rsidR="002B04CB">
        <w:rPr>
          <w:rFonts w:ascii="Arial" w:hAnsi="Arial" w:cs="Arial"/>
          <w:sz w:val="24"/>
          <w:szCs w:val="24"/>
        </w:rPr>
        <w:t>om a grande competividade entre as empresas, é preciso fazer mais com menos recursos e tempo</w:t>
      </w:r>
      <w:r w:rsidR="005B32CF">
        <w:rPr>
          <w:rFonts w:ascii="Arial" w:hAnsi="Arial" w:cs="Arial"/>
          <w:sz w:val="24"/>
          <w:szCs w:val="24"/>
        </w:rPr>
        <w:t xml:space="preserve">, buscando maior qualidade, </w:t>
      </w:r>
      <w:r w:rsidR="002B04CB">
        <w:rPr>
          <w:rFonts w:ascii="Arial" w:hAnsi="Arial" w:cs="Arial"/>
          <w:sz w:val="24"/>
          <w:szCs w:val="24"/>
        </w:rPr>
        <w:t>agilidade e competência</w:t>
      </w:r>
      <w:r w:rsidR="00555966">
        <w:rPr>
          <w:rFonts w:ascii="Arial" w:hAnsi="Arial" w:cs="Arial"/>
          <w:sz w:val="24"/>
          <w:szCs w:val="24"/>
        </w:rPr>
        <w:t>s</w:t>
      </w:r>
      <w:r w:rsidR="002B04CB">
        <w:rPr>
          <w:rFonts w:ascii="Arial" w:hAnsi="Arial" w:cs="Arial"/>
          <w:sz w:val="24"/>
          <w:szCs w:val="24"/>
        </w:rPr>
        <w:t xml:space="preserve"> para </w:t>
      </w:r>
      <w:r w:rsidR="004B7D0A">
        <w:rPr>
          <w:rFonts w:ascii="Arial" w:hAnsi="Arial" w:cs="Arial"/>
          <w:sz w:val="24"/>
          <w:szCs w:val="24"/>
        </w:rPr>
        <w:t xml:space="preserve">obter </w:t>
      </w:r>
      <w:r w:rsidR="002B04CB">
        <w:rPr>
          <w:rFonts w:ascii="Arial" w:hAnsi="Arial" w:cs="Arial"/>
          <w:sz w:val="24"/>
          <w:szCs w:val="24"/>
        </w:rPr>
        <w:t>melhores resultados e se manter competitivo.</w:t>
      </w:r>
    </w:p>
    <w:p w14:paraId="437BE0C2" w14:textId="77777777" w:rsidR="00AC1938" w:rsidRDefault="00E72B72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B7D0A">
        <w:rPr>
          <w:rFonts w:ascii="Arial" w:hAnsi="Arial" w:cs="Arial"/>
          <w:sz w:val="24"/>
          <w:szCs w:val="24"/>
        </w:rPr>
        <w:t xml:space="preserve"> gerenciamento de projetos tem crescido no mundo nos </w:t>
      </w:r>
      <w:r w:rsidR="000B389D">
        <w:rPr>
          <w:rFonts w:ascii="Arial" w:hAnsi="Arial" w:cs="Arial"/>
          <w:sz w:val="24"/>
          <w:szCs w:val="24"/>
        </w:rPr>
        <w:t>últimos</w:t>
      </w:r>
      <w:r w:rsidR="004B7D0A">
        <w:rPr>
          <w:rFonts w:ascii="Arial" w:hAnsi="Arial" w:cs="Arial"/>
          <w:sz w:val="24"/>
          <w:szCs w:val="24"/>
        </w:rPr>
        <w:t xml:space="preserve"> anos </w:t>
      </w:r>
      <w:r w:rsidR="000B346B">
        <w:rPr>
          <w:rFonts w:ascii="Arial" w:hAnsi="Arial" w:cs="Arial"/>
          <w:sz w:val="24"/>
          <w:szCs w:val="24"/>
        </w:rPr>
        <w:t xml:space="preserve">por </w:t>
      </w:r>
      <w:r w:rsidR="000B389D">
        <w:rPr>
          <w:rFonts w:ascii="Arial" w:hAnsi="Arial" w:cs="Arial"/>
          <w:sz w:val="24"/>
          <w:szCs w:val="24"/>
        </w:rPr>
        <w:t>ser um</w:t>
      </w:r>
      <w:r w:rsidR="004B7D0A">
        <w:rPr>
          <w:rFonts w:ascii="Arial" w:hAnsi="Arial" w:cs="Arial"/>
          <w:sz w:val="24"/>
          <w:szCs w:val="24"/>
        </w:rPr>
        <w:t xml:space="preserve"> modelo que tem por objetivo </w:t>
      </w:r>
      <w:r w:rsidR="000B389D">
        <w:rPr>
          <w:rFonts w:ascii="Arial" w:hAnsi="Arial" w:cs="Arial"/>
          <w:sz w:val="24"/>
          <w:szCs w:val="24"/>
        </w:rPr>
        <w:t>reduzir tais diferenças entre homem e ambiente, estruturando ambos em processos lógicos, mensuráveis e bem elaborados para lidar com eventos amplamente dinâmicos, mutáveis e de complexidade cada vez crescente.</w:t>
      </w:r>
    </w:p>
    <w:p w14:paraId="026A517D" w14:textId="77777777" w:rsidR="004B7B16" w:rsidRDefault="004B7B16" w:rsidP="000A167F">
      <w:pPr>
        <w:spacing w:line="360" w:lineRule="auto"/>
        <w:ind w:firstLine="708"/>
        <w:jc w:val="both"/>
        <w:rPr>
          <w:ins w:id="26" w:author="Saulo Medeiros Guerreiro" w:date="2017-11-06T17:52:00Z"/>
          <w:rFonts w:ascii="Arial" w:hAnsi="Arial" w:cs="Arial"/>
          <w:sz w:val="24"/>
          <w:szCs w:val="24"/>
        </w:rPr>
      </w:pPr>
    </w:p>
    <w:p w14:paraId="28606903" w14:textId="77777777" w:rsidR="009C04F4" w:rsidRDefault="009C04F4" w:rsidP="000A167F">
      <w:pPr>
        <w:spacing w:line="360" w:lineRule="auto"/>
        <w:ind w:firstLine="708"/>
        <w:jc w:val="both"/>
        <w:rPr>
          <w:ins w:id="27" w:author="Saulo Medeiros Guerreiro" w:date="2017-11-06T17:52:00Z"/>
          <w:rFonts w:ascii="Arial" w:hAnsi="Arial" w:cs="Arial"/>
          <w:sz w:val="24"/>
          <w:szCs w:val="24"/>
        </w:rPr>
      </w:pPr>
    </w:p>
    <w:p w14:paraId="15A9724E" w14:textId="77777777" w:rsidR="009C04F4" w:rsidRDefault="009C04F4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3C4E82D" w14:textId="5B3E5470" w:rsidR="004B7B16" w:rsidRDefault="00EE56E7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</w:t>
      </w:r>
      <w:r w:rsidR="004B7B16">
        <w:rPr>
          <w:rFonts w:ascii="Arial" w:hAnsi="Arial" w:cs="Arial"/>
          <w:b/>
          <w:sz w:val="24"/>
          <w:szCs w:val="24"/>
        </w:rPr>
        <w:t xml:space="preserve">.2 </w:t>
      </w:r>
      <w:r w:rsidR="0077714C">
        <w:rPr>
          <w:rFonts w:ascii="Arial" w:hAnsi="Arial" w:cs="Arial"/>
          <w:b/>
          <w:sz w:val="24"/>
          <w:szCs w:val="24"/>
        </w:rPr>
        <w:t>O</w:t>
      </w:r>
      <w:r w:rsidR="007C6B13">
        <w:rPr>
          <w:rFonts w:ascii="Arial" w:hAnsi="Arial" w:cs="Arial"/>
          <w:b/>
          <w:sz w:val="24"/>
          <w:szCs w:val="24"/>
        </w:rPr>
        <w:t xml:space="preserve"> que é </w:t>
      </w:r>
      <w:r w:rsidR="004B1A8F">
        <w:rPr>
          <w:rFonts w:ascii="Arial" w:hAnsi="Arial" w:cs="Arial"/>
          <w:b/>
          <w:sz w:val="24"/>
          <w:szCs w:val="24"/>
        </w:rPr>
        <w:t>gerenciamento de projetos</w:t>
      </w:r>
      <w:r w:rsidR="00532682">
        <w:rPr>
          <w:rFonts w:ascii="Arial" w:hAnsi="Arial" w:cs="Arial"/>
          <w:b/>
          <w:sz w:val="24"/>
          <w:szCs w:val="24"/>
        </w:rPr>
        <w:t>?</w:t>
      </w:r>
    </w:p>
    <w:p w14:paraId="740BCFED" w14:textId="48416F8E" w:rsidR="009E4E4F" w:rsidRPr="009400D1" w:rsidRDefault="00A87ACE" w:rsidP="000A167F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entender o gerenciamento de projeto</w:t>
      </w:r>
      <w:r w:rsidR="007C6B13">
        <w:rPr>
          <w:rFonts w:ascii="Arial" w:hAnsi="Arial" w:cs="Arial"/>
          <w:sz w:val="24"/>
          <w:szCs w:val="24"/>
        </w:rPr>
        <w:t>s</w:t>
      </w:r>
      <w:r w:rsidR="000B389D">
        <w:rPr>
          <w:rFonts w:ascii="Arial" w:hAnsi="Arial" w:cs="Arial"/>
          <w:sz w:val="24"/>
          <w:szCs w:val="24"/>
        </w:rPr>
        <w:t xml:space="preserve"> é preciso definir o que é</w:t>
      </w:r>
      <w:r w:rsidR="007C6B13">
        <w:rPr>
          <w:rFonts w:ascii="Arial" w:hAnsi="Arial" w:cs="Arial"/>
          <w:sz w:val="24"/>
          <w:szCs w:val="24"/>
        </w:rPr>
        <w:t xml:space="preserve"> um</w:t>
      </w:r>
      <w:r w:rsidR="000B389D">
        <w:rPr>
          <w:rFonts w:ascii="Arial" w:hAnsi="Arial" w:cs="Arial"/>
          <w:sz w:val="24"/>
          <w:szCs w:val="24"/>
        </w:rPr>
        <w:t xml:space="preserve"> projeto.</w:t>
      </w:r>
      <w:r w:rsidR="00117455">
        <w:rPr>
          <w:rFonts w:ascii="Arial" w:hAnsi="Arial" w:cs="Arial"/>
          <w:sz w:val="24"/>
          <w:szCs w:val="24"/>
        </w:rPr>
        <w:t xml:space="preserve"> </w:t>
      </w:r>
      <w:r w:rsidR="00BF43EC">
        <w:rPr>
          <w:rFonts w:ascii="Arial" w:hAnsi="Arial" w:cs="Arial"/>
          <w:sz w:val="24"/>
          <w:szCs w:val="24"/>
        </w:rPr>
        <w:t xml:space="preserve">O </w:t>
      </w:r>
      <w:r w:rsidR="00117455">
        <w:rPr>
          <w:rFonts w:ascii="Arial" w:hAnsi="Arial" w:cs="Arial"/>
          <w:sz w:val="24"/>
          <w:szCs w:val="24"/>
        </w:rPr>
        <w:t>PMBOK (2013)</w:t>
      </w:r>
      <w:r w:rsidR="00AE3DFA">
        <w:rPr>
          <w:rFonts w:ascii="Arial" w:hAnsi="Arial" w:cs="Arial"/>
          <w:sz w:val="24"/>
          <w:szCs w:val="24"/>
        </w:rPr>
        <w:t xml:space="preserve"> afirma que </w:t>
      </w:r>
      <w:r w:rsidR="00117455">
        <w:rPr>
          <w:rFonts w:ascii="Arial" w:hAnsi="Arial" w:cs="Arial"/>
          <w:sz w:val="24"/>
          <w:szCs w:val="24"/>
        </w:rPr>
        <w:t xml:space="preserve">“Projeto é um esforço temporário empreendido para criar um produto, serviço ou resultado exclusivo”. </w:t>
      </w:r>
      <w:r w:rsidR="000B389D">
        <w:rPr>
          <w:rFonts w:ascii="Arial" w:hAnsi="Arial" w:cs="Arial"/>
          <w:sz w:val="24"/>
          <w:szCs w:val="24"/>
        </w:rPr>
        <w:t xml:space="preserve">Para </w:t>
      </w:r>
      <w:proofErr w:type="spellStart"/>
      <w:r w:rsidR="00E93D3C">
        <w:rPr>
          <w:rFonts w:ascii="Arial" w:hAnsi="Arial" w:cs="Arial"/>
          <w:sz w:val="24"/>
          <w:szCs w:val="24"/>
        </w:rPr>
        <w:t>K</w:t>
      </w:r>
      <w:r w:rsidR="0007764F">
        <w:rPr>
          <w:rFonts w:ascii="Arial" w:hAnsi="Arial" w:cs="Arial"/>
          <w:sz w:val="24"/>
          <w:szCs w:val="24"/>
        </w:rPr>
        <w:t>erzner</w:t>
      </w:r>
      <w:proofErr w:type="spellEnd"/>
      <w:r w:rsidR="000B389D">
        <w:rPr>
          <w:rFonts w:ascii="Arial" w:hAnsi="Arial" w:cs="Arial"/>
          <w:sz w:val="24"/>
          <w:szCs w:val="24"/>
        </w:rPr>
        <w:t xml:space="preserve"> (2009)</w:t>
      </w:r>
      <w:r>
        <w:rPr>
          <w:rFonts w:ascii="Arial" w:hAnsi="Arial" w:cs="Arial"/>
          <w:sz w:val="24"/>
          <w:szCs w:val="24"/>
        </w:rPr>
        <w:t xml:space="preserve"> projeto pode ser considerado</w:t>
      </w:r>
      <w:r w:rsidR="00EB0CBD">
        <w:rPr>
          <w:rFonts w:ascii="Arial" w:hAnsi="Arial" w:cs="Arial"/>
          <w:sz w:val="24"/>
          <w:szCs w:val="24"/>
        </w:rPr>
        <w:t xml:space="preserve"> como sendo</w:t>
      </w:r>
      <w:r>
        <w:rPr>
          <w:rFonts w:ascii="Arial" w:hAnsi="Arial" w:cs="Arial"/>
          <w:sz w:val="24"/>
          <w:szCs w:val="24"/>
        </w:rPr>
        <w:t xml:space="preserve"> qualquer série de atividades que tem um objetivo específico, com datas de início e fim,</w:t>
      </w:r>
      <w:r w:rsidR="00EB0CBD">
        <w:rPr>
          <w:rFonts w:ascii="Arial" w:hAnsi="Arial" w:cs="Arial"/>
          <w:sz w:val="24"/>
          <w:szCs w:val="24"/>
        </w:rPr>
        <w:t xml:space="preserve"> com financiamento limitado</w:t>
      </w:r>
      <w:r>
        <w:rPr>
          <w:rFonts w:ascii="Arial" w:hAnsi="Arial" w:cs="Arial"/>
          <w:sz w:val="24"/>
          <w:szCs w:val="24"/>
        </w:rPr>
        <w:t xml:space="preserve"> (quando aplicável), </w:t>
      </w:r>
      <w:r w:rsidR="00EB0CBD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c</w:t>
      </w:r>
      <w:r w:rsidR="00EB0CBD">
        <w:rPr>
          <w:rFonts w:ascii="Arial" w:hAnsi="Arial" w:cs="Arial"/>
          <w:sz w:val="24"/>
          <w:szCs w:val="24"/>
        </w:rPr>
        <w:t>onsome</w:t>
      </w:r>
      <w:r w:rsidR="009155CD">
        <w:rPr>
          <w:rFonts w:ascii="Arial" w:hAnsi="Arial" w:cs="Arial"/>
          <w:sz w:val="24"/>
          <w:szCs w:val="24"/>
        </w:rPr>
        <w:t xml:space="preserve"> recursos humanos ou não humanos,</w:t>
      </w:r>
      <w:r w:rsidR="00266A2A">
        <w:rPr>
          <w:rFonts w:ascii="Arial" w:hAnsi="Arial" w:cs="Arial"/>
          <w:sz w:val="24"/>
          <w:szCs w:val="24"/>
        </w:rPr>
        <w:t xml:space="preserve"> ou seja, dinheiro, pessoas e</w:t>
      </w:r>
      <w:r>
        <w:rPr>
          <w:rFonts w:ascii="Arial" w:hAnsi="Arial" w:cs="Arial"/>
          <w:sz w:val="24"/>
          <w:szCs w:val="24"/>
        </w:rPr>
        <w:t xml:space="preserve"> equipamentos</w:t>
      </w:r>
      <w:r w:rsidR="00266A2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 </w:t>
      </w:r>
      <w:r w:rsidR="00266A2A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 xml:space="preserve">são multifuncionais. Já para </w:t>
      </w:r>
      <w:r w:rsidR="0007764F">
        <w:rPr>
          <w:rFonts w:ascii="Arial" w:hAnsi="Arial" w:cs="Arial"/>
          <w:sz w:val="24"/>
          <w:szCs w:val="24"/>
        </w:rPr>
        <w:t>Vargas</w:t>
      </w:r>
      <w:r w:rsidR="001705FE" w:rsidRPr="001705FE">
        <w:rPr>
          <w:rFonts w:ascii="Arial" w:hAnsi="Arial" w:cs="Arial"/>
          <w:sz w:val="24"/>
          <w:szCs w:val="24"/>
        </w:rPr>
        <w:t xml:space="preserve"> </w:t>
      </w:r>
      <w:r w:rsidR="009155CD">
        <w:rPr>
          <w:rFonts w:ascii="Arial" w:hAnsi="Arial" w:cs="Arial"/>
          <w:sz w:val="24"/>
          <w:szCs w:val="24"/>
        </w:rPr>
        <w:t xml:space="preserve">(2016), projeto é um empreendimento não repetitivo, com início, meio e fim, </w:t>
      </w:r>
      <w:r w:rsidR="00973CD8">
        <w:rPr>
          <w:rFonts w:ascii="Arial" w:hAnsi="Arial" w:cs="Arial"/>
          <w:sz w:val="24"/>
          <w:szCs w:val="24"/>
        </w:rPr>
        <w:t xml:space="preserve">único e muitas vezes complexo, </w:t>
      </w:r>
      <w:r w:rsidR="009155CD">
        <w:rPr>
          <w:rFonts w:ascii="Arial" w:hAnsi="Arial" w:cs="Arial"/>
          <w:sz w:val="24"/>
          <w:szCs w:val="24"/>
        </w:rPr>
        <w:t xml:space="preserve">que </w:t>
      </w:r>
      <w:r w:rsidR="002D21D5">
        <w:rPr>
          <w:rFonts w:ascii="Arial" w:hAnsi="Arial" w:cs="Arial"/>
          <w:sz w:val="24"/>
          <w:szCs w:val="24"/>
        </w:rPr>
        <w:t xml:space="preserve">se </w:t>
      </w:r>
      <w:r w:rsidR="009155CD">
        <w:rPr>
          <w:rFonts w:ascii="Arial" w:hAnsi="Arial" w:cs="Arial"/>
          <w:sz w:val="24"/>
          <w:szCs w:val="24"/>
        </w:rPr>
        <w:t>destina a atingir um objetivo claro e definido, sendo conduzido por pessoas dentro de parâmetros predefinidos de tempo, custo, recursos envolvidos e qualidade.</w:t>
      </w:r>
      <w:r w:rsidR="00760FA7">
        <w:rPr>
          <w:rFonts w:ascii="Arial" w:hAnsi="Arial" w:cs="Arial"/>
          <w:sz w:val="24"/>
          <w:szCs w:val="24"/>
        </w:rPr>
        <w:t xml:space="preserve"> </w:t>
      </w:r>
      <w:r w:rsidR="00457B0D">
        <w:rPr>
          <w:rFonts w:ascii="Arial" w:hAnsi="Arial" w:cs="Arial"/>
          <w:sz w:val="24"/>
          <w:szCs w:val="24"/>
        </w:rPr>
        <w:t>Além</w:t>
      </w:r>
      <w:r w:rsidR="00D93B50">
        <w:rPr>
          <w:rFonts w:ascii="Arial" w:hAnsi="Arial" w:cs="Arial"/>
          <w:sz w:val="24"/>
          <w:szCs w:val="24"/>
        </w:rPr>
        <w:t xml:space="preserve"> disso, o autor</w:t>
      </w:r>
      <w:r w:rsidR="00457B0D">
        <w:rPr>
          <w:rFonts w:ascii="Arial" w:hAnsi="Arial" w:cs="Arial"/>
          <w:sz w:val="24"/>
          <w:szCs w:val="24"/>
        </w:rPr>
        <w:t xml:space="preserve"> </w:t>
      </w:r>
      <w:r w:rsidR="00D93B50">
        <w:rPr>
          <w:rFonts w:ascii="Arial" w:hAnsi="Arial" w:cs="Arial"/>
          <w:sz w:val="24"/>
          <w:szCs w:val="24"/>
        </w:rPr>
        <w:t>afirma</w:t>
      </w:r>
      <w:r w:rsidR="00457B0D">
        <w:rPr>
          <w:rFonts w:ascii="Arial" w:hAnsi="Arial" w:cs="Arial"/>
          <w:sz w:val="24"/>
          <w:szCs w:val="24"/>
        </w:rPr>
        <w:t xml:space="preserve"> que a natureza do projeto é totalmente oposta à da rotina, sendo </w:t>
      </w:r>
      <w:r w:rsidR="00D93B50">
        <w:rPr>
          <w:rFonts w:ascii="Arial" w:hAnsi="Arial" w:cs="Arial"/>
          <w:sz w:val="24"/>
          <w:szCs w:val="24"/>
        </w:rPr>
        <w:t xml:space="preserve">esta </w:t>
      </w:r>
      <w:r w:rsidR="00457B0D">
        <w:rPr>
          <w:rFonts w:ascii="Arial" w:hAnsi="Arial" w:cs="Arial"/>
          <w:sz w:val="24"/>
          <w:szCs w:val="24"/>
        </w:rPr>
        <w:t>caracterizada pelo apr</w:t>
      </w:r>
      <w:r w:rsidR="000B389D">
        <w:rPr>
          <w:rFonts w:ascii="Arial" w:hAnsi="Arial" w:cs="Arial"/>
          <w:sz w:val="24"/>
          <w:szCs w:val="24"/>
        </w:rPr>
        <w:t xml:space="preserve">endizado através da repetição. </w:t>
      </w:r>
    </w:p>
    <w:p w14:paraId="0434B62E" w14:textId="77777777" w:rsidR="009400D1" w:rsidRPr="009400D1" w:rsidRDefault="009400D1" w:rsidP="009400D1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F43A5D">
        <w:rPr>
          <w:rFonts w:ascii="Arial" w:hAnsi="Arial" w:cs="Arial"/>
          <w:color w:val="000000"/>
          <w:sz w:val="24"/>
          <w:szCs w:val="24"/>
        </w:rPr>
        <w:t>A temporariedade e a individualidade</w:t>
      </w:r>
      <w:r>
        <w:rPr>
          <w:rFonts w:ascii="Arial" w:hAnsi="Arial" w:cs="Arial"/>
          <w:color w:val="000000"/>
          <w:sz w:val="24"/>
          <w:szCs w:val="24"/>
        </w:rPr>
        <w:t xml:space="preserve"> são </w:t>
      </w:r>
      <w:r w:rsidRPr="00F43A5D">
        <w:rPr>
          <w:rFonts w:ascii="Arial" w:hAnsi="Arial" w:cs="Arial"/>
          <w:color w:val="000000"/>
          <w:sz w:val="24"/>
          <w:szCs w:val="24"/>
        </w:rPr>
        <w:t>características fundamentais de um projeto.</w:t>
      </w:r>
      <w:r>
        <w:rPr>
          <w:rFonts w:ascii="Arial" w:hAnsi="Arial" w:cs="Arial"/>
          <w:color w:val="000000"/>
          <w:sz w:val="24"/>
          <w:szCs w:val="24"/>
        </w:rPr>
        <w:t xml:space="preserve"> Em relação 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a temporariedade, </w:t>
      </w:r>
      <w:r w:rsidR="001705FE">
        <w:rPr>
          <w:rFonts w:ascii="Arial" w:hAnsi="Arial" w:cs="Arial"/>
          <w:color w:val="000000"/>
          <w:sz w:val="24"/>
          <w:szCs w:val="24"/>
        </w:rPr>
        <w:t xml:space="preserve">Ricardo 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Vargas afirma que todo projeto </w:t>
      </w:r>
      <w:r w:rsidR="0038557B">
        <w:rPr>
          <w:rFonts w:ascii="Arial" w:hAnsi="Arial" w:cs="Arial"/>
          <w:color w:val="000000"/>
          <w:sz w:val="24"/>
          <w:szCs w:val="24"/>
        </w:rPr>
        <w:t>é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 caracterizado como um evento finito, determinado em seu objetivo</w:t>
      </w:r>
      <w:r w:rsidR="0038557B">
        <w:rPr>
          <w:rFonts w:ascii="Arial" w:hAnsi="Arial" w:cs="Arial"/>
          <w:color w:val="000000"/>
          <w:sz w:val="24"/>
          <w:szCs w:val="24"/>
        </w:rPr>
        <w:t xml:space="preserve"> (VARGAS, 2016)</w:t>
      </w:r>
      <w:r w:rsidRPr="004D4FB5">
        <w:rPr>
          <w:rFonts w:ascii="Arial" w:hAnsi="Arial" w:cs="Arial"/>
          <w:color w:val="000000"/>
          <w:sz w:val="24"/>
          <w:szCs w:val="24"/>
        </w:rPr>
        <w:t xml:space="preserve">. Sobre a individualidade, significa dizer que o produto de cada projeto é único, algo que não tinha sido feito antes dentro daquelas exatas especificações. </w:t>
      </w:r>
    </w:p>
    <w:p w14:paraId="753DB895" w14:textId="77777777" w:rsidR="0062426F" w:rsidRDefault="00754145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exemplos reais de projetos, podem-se citar os seguintes:</w:t>
      </w:r>
    </w:p>
    <w:p w14:paraId="5BDF1CF8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Construção das pirâmides no Egito;</w:t>
      </w:r>
    </w:p>
    <w:p w14:paraId="19674537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Construção da muralha da China;</w:t>
      </w:r>
    </w:p>
    <w:p w14:paraId="29D710C5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Reconstrução dos campos de petróleo do Kuwait devastados pela Guerra do Golfo;</w:t>
      </w:r>
    </w:p>
    <w:p w14:paraId="3AAB1B7A" w14:textId="77777777" w:rsidR="00754145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Planejamento e preparação para os Jogos Olímpicos de 2016 no Rio de Janeiro;</w:t>
      </w:r>
    </w:p>
    <w:p w14:paraId="5149DCDA" w14:textId="77777777" w:rsidR="00C875FB" w:rsidRPr="0062426F" w:rsidRDefault="00A27C72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>
        <w:rPr>
          <w:rFonts w:ascii="Arial" w:hAnsi="Arial" w:cs="Arial"/>
        </w:rPr>
        <w:t>Construção das usinas hidroelétricas de Jirau e Santo Antônio no Rio Madeira (Brasil);</w:t>
      </w:r>
    </w:p>
    <w:p w14:paraId="19AA869E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Preparação para a Copa do Mundo de futebol em 2014 no Brasil;</w:t>
      </w:r>
    </w:p>
    <w:p w14:paraId="3DFB12B2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Desenvolvimento de respostas aos tremores de terra no estado da Califórnia, EUA;</w:t>
      </w:r>
    </w:p>
    <w:p w14:paraId="64091273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Campanha presidencial norte-americana;</w:t>
      </w:r>
    </w:p>
    <w:p w14:paraId="4B15B32C" w14:textId="77777777" w:rsidR="00754145" w:rsidRPr="0062426F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Arial" w:hAnsi="Arial" w:cs="Arial"/>
        </w:rPr>
      </w:pPr>
      <w:r w:rsidRPr="0062426F">
        <w:rPr>
          <w:rFonts w:ascii="Arial" w:hAnsi="Arial" w:cs="Arial"/>
        </w:rPr>
        <w:t>Implantação do sistema de vigilância da Amazônia (SIVAM);</w:t>
      </w:r>
    </w:p>
    <w:p w14:paraId="1A878052" w14:textId="77777777" w:rsidR="00275D60" w:rsidRDefault="00754145" w:rsidP="000A167F">
      <w:pPr>
        <w:numPr>
          <w:ilvl w:val="0"/>
          <w:numId w:val="6"/>
        </w:numPr>
        <w:ind w:left="2625" w:hanging="357"/>
        <w:jc w:val="both"/>
        <w:rPr>
          <w:rFonts w:ascii="Times" w:hAnsi="Times" w:cs="Times"/>
          <w:color w:val="000000"/>
        </w:rPr>
      </w:pPr>
      <w:r w:rsidRPr="0062426F">
        <w:rPr>
          <w:rFonts w:ascii="Arial" w:hAnsi="Arial" w:cs="Arial"/>
        </w:rPr>
        <w:t xml:space="preserve">Exploração da área de </w:t>
      </w:r>
      <w:proofErr w:type="spellStart"/>
      <w:r w:rsidRPr="0062426F">
        <w:rPr>
          <w:rFonts w:ascii="Arial" w:hAnsi="Arial" w:cs="Arial"/>
        </w:rPr>
        <w:t>pré</w:t>
      </w:r>
      <w:proofErr w:type="spellEnd"/>
      <w:r w:rsidRPr="0062426F">
        <w:rPr>
          <w:rFonts w:ascii="Arial" w:hAnsi="Arial" w:cs="Arial"/>
        </w:rPr>
        <w:t>-sal pela petrolífera brasileira Petrobras.</w:t>
      </w:r>
      <w:r w:rsidR="00275D60" w:rsidRPr="0062426F">
        <w:rPr>
          <w:rFonts w:ascii="Times" w:hAnsi="Times" w:cs="Times"/>
          <w:color w:val="000000"/>
        </w:rPr>
        <w:t xml:space="preserve"> </w:t>
      </w:r>
    </w:p>
    <w:p w14:paraId="5B527B64" w14:textId="77777777" w:rsidR="00B2544F" w:rsidRDefault="00B2544F" w:rsidP="00B2544F">
      <w:pPr>
        <w:ind w:left="2625"/>
        <w:jc w:val="both"/>
        <w:rPr>
          <w:rFonts w:ascii="Times" w:hAnsi="Times" w:cs="Times"/>
          <w:color w:val="000000"/>
        </w:rPr>
      </w:pPr>
    </w:p>
    <w:p w14:paraId="06548E9D" w14:textId="77777777" w:rsidR="00275D60" w:rsidRPr="00DD2742" w:rsidRDefault="009934EE" w:rsidP="00DD2742">
      <w:pPr>
        <w:ind w:left="2625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Pr="009934EE">
        <w:rPr>
          <w:rFonts w:ascii="Arial" w:hAnsi="Arial" w:cs="Arial"/>
          <w:color w:val="000000"/>
        </w:rPr>
        <w:t>VARGAS</w:t>
      </w:r>
      <w:r w:rsidR="00B2544F" w:rsidRPr="00B2544F">
        <w:rPr>
          <w:rFonts w:ascii="Arial" w:hAnsi="Arial" w:cs="Arial"/>
          <w:color w:val="000000"/>
        </w:rPr>
        <w:t>, 2016)</w:t>
      </w:r>
    </w:p>
    <w:p w14:paraId="74EFC3FF" w14:textId="77777777" w:rsidR="00B036FB" w:rsidRDefault="00B036FB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D3EF8DC" w14:textId="77777777" w:rsidR="000262EB" w:rsidRDefault="00E978AB" w:rsidP="000262E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a definição </w:t>
      </w:r>
      <w:r w:rsidR="0079209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projetos e o entendimento de suas características,</w:t>
      </w:r>
      <w:r w:rsidR="00F6003D">
        <w:rPr>
          <w:rFonts w:ascii="Arial" w:hAnsi="Arial" w:cs="Arial"/>
          <w:sz w:val="24"/>
          <w:szCs w:val="24"/>
        </w:rPr>
        <w:t xml:space="preserve"> </w:t>
      </w:r>
      <w:r w:rsidR="00792095">
        <w:rPr>
          <w:rFonts w:ascii="Arial" w:hAnsi="Arial" w:cs="Arial"/>
          <w:sz w:val="24"/>
          <w:szCs w:val="24"/>
        </w:rPr>
        <w:t>“</w:t>
      </w:r>
      <w:r w:rsidR="009524CE">
        <w:rPr>
          <w:rFonts w:ascii="Arial" w:hAnsi="Arial" w:cs="Arial"/>
          <w:sz w:val="24"/>
          <w:szCs w:val="24"/>
        </w:rPr>
        <w:t>G</w:t>
      </w:r>
      <w:r w:rsidR="00792095">
        <w:rPr>
          <w:rFonts w:ascii="Arial" w:hAnsi="Arial" w:cs="Arial"/>
          <w:sz w:val="24"/>
          <w:szCs w:val="24"/>
        </w:rPr>
        <w:t>erenciamento de projetos é a aplicação do conhecimento, habilidades, ferramentas e técnicas às atividades do projeto para atender aos seus requisitos”. (PMBOK, 2013)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3DDE710" w14:textId="77777777" w:rsidR="000262EB" w:rsidRDefault="000262EB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F6342B" w14:textId="30AB0648" w:rsidR="00B036FB" w:rsidRPr="00A87ACE" w:rsidRDefault="00EE56E7" w:rsidP="00B036F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6767D4">
        <w:rPr>
          <w:rFonts w:ascii="Arial" w:hAnsi="Arial" w:cs="Arial"/>
          <w:b/>
          <w:sz w:val="24"/>
          <w:szCs w:val="24"/>
        </w:rPr>
        <w:t>.</w:t>
      </w:r>
      <w:r w:rsidR="009C04F4">
        <w:rPr>
          <w:rFonts w:ascii="Arial" w:hAnsi="Arial" w:cs="Arial"/>
          <w:b/>
          <w:sz w:val="24"/>
          <w:szCs w:val="24"/>
        </w:rPr>
        <w:t>3</w:t>
      </w:r>
      <w:r w:rsidR="00B036FB">
        <w:rPr>
          <w:rFonts w:ascii="Arial" w:hAnsi="Arial" w:cs="Arial"/>
          <w:b/>
          <w:sz w:val="24"/>
          <w:szCs w:val="24"/>
        </w:rPr>
        <w:t xml:space="preserve"> </w:t>
      </w:r>
      <w:r w:rsidR="000D243A">
        <w:rPr>
          <w:rFonts w:ascii="Arial" w:hAnsi="Arial" w:cs="Arial"/>
          <w:b/>
          <w:sz w:val="24"/>
          <w:szCs w:val="24"/>
        </w:rPr>
        <w:t>S</w:t>
      </w:r>
      <w:r w:rsidR="00B036FB">
        <w:rPr>
          <w:rFonts w:ascii="Arial" w:hAnsi="Arial" w:cs="Arial"/>
          <w:b/>
          <w:sz w:val="24"/>
          <w:szCs w:val="24"/>
        </w:rPr>
        <w:t>ubprojetos, programas</w:t>
      </w:r>
      <w:r w:rsidR="000D243A">
        <w:rPr>
          <w:rFonts w:ascii="Arial" w:hAnsi="Arial" w:cs="Arial"/>
          <w:b/>
          <w:sz w:val="24"/>
          <w:szCs w:val="24"/>
        </w:rPr>
        <w:t xml:space="preserve"> e</w:t>
      </w:r>
      <w:r w:rsidR="00B036FB">
        <w:rPr>
          <w:rFonts w:ascii="Arial" w:hAnsi="Arial" w:cs="Arial"/>
          <w:b/>
          <w:sz w:val="24"/>
          <w:szCs w:val="24"/>
        </w:rPr>
        <w:t xml:space="preserve"> portfólios</w:t>
      </w:r>
    </w:p>
    <w:p w14:paraId="4A3C29EA" w14:textId="77777777" w:rsidR="00F4338C" w:rsidRDefault="00F4338C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120DD1D" w14:textId="5EA74DBC" w:rsidR="00275D60" w:rsidRDefault="00010C25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10C25">
        <w:rPr>
          <w:rFonts w:ascii="Arial" w:hAnsi="Arial" w:cs="Arial"/>
          <w:sz w:val="24"/>
          <w:szCs w:val="24"/>
        </w:rPr>
        <w:t>V</w:t>
      </w:r>
      <w:r w:rsidR="0007764F">
        <w:rPr>
          <w:rFonts w:ascii="Arial" w:hAnsi="Arial" w:cs="Arial"/>
          <w:sz w:val="24"/>
          <w:szCs w:val="24"/>
        </w:rPr>
        <w:t>argas</w:t>
      </w:r>
      <w:r w:rsidRPr="00010C25">
        <w:rPr>
          <w:rFonts w:ascii="Arial" w:hAnsi="Arial" w:cs="Arial"/>
          <w:sz w:val="24"/>
          <w:szCs w:val="24"/>
        </w:rPr>
        <w:t xml:space="preserve"> </w:t>
      </w:r>
      <w:r w:rsidR="009934EE">
        <w:rPr>
          <w:rFonts w:ascii="Arial" w:hAnsi="Arial" w:cs="Arial"/>
          <w:sz w:val="24"/>
          <w:szCs w:val="24"/>
        </w:rPr>
        <w:t>(2016) declara que</w:t>
      </w:r>
      <w:r w:rsidR="00CB76D1">
        <w:rPr>
          <w:rFonts w:ascii="Arial" w:hAnsi="Arial" w:cs="Arial"/>
          <w:sz w:val="24"/>
          <w:szCs w:val="24"/>
        </w:rPr>
        <w:t xml:space="preserve"> várias vezes um projeto precisa ser subdividido em partes menores, denominadas subprojetos.</w:t>
      </w:r>
      <w:r w:rsidR="00C31F7D">
        <w:rPr>
          <w:rFonts w:ascii="Arial" w:hAnsi="Arial" w:cs="Arial"/>
          <w:b/>
          <w:sz w:val="24"/>
          <w:szCs w:val="24"/>
        </w:rPr>
        <w:t xml:space="preserve"> </w:t>
      </w:r>
      <w:r w:rsidR="00B2544F">
        <w:rPr>
          <w:rFonts w:ascii="Arial" w:hAnsi="Arial" w:cs="Arial"/>
          <w:sz w:val="24"/>
          <w:szCs w:val="24"/>
        </w:rPr>
        <w:t>S</w:t>
      </w:r>
      <w:r w:rsidR="00CB76D1">
        <w:rPr>
          <w:rFonts w:ascii="Arial" w:hAnsi="Arial" w:cs="Arial"/>
          <w:sz w:val="24"/>
          <w:szCs w:val="24"/>
        </w:rPr>
        <w:t>ão responsáveis por uma pequena parte do projeto total ou por fas</w:t>
      </w:r>
      <w:r w:rsidR="00C31F7D">
        <w:rPr>
          <w:rFonts w:ascii="Arial" w:hAnsi="Arial" w:cs="Arial"/>
          <w:sz w:val="24"/>
          <w:szCs w:val="24"/>
        </w:rPr>
        <w:t xml:space="preserve">es extremamente específicas e, de acordo </w:t>
      </w:r>
      <w:r w:rsidR="00240995">
        <w:rPr>
          <w:rFonts w:ascii="Arial" w:hAnsi="Arial" w:cs="Arial"/>
          <w:sz w:val="24"/>
          <w:szCs w:val="24"/>
        </w:rPr>
        <w:t>com o autor</w:t>
      </w:r>
      <w:r w:rsidR="00CB76D1">
        <w:rPr>
          <w:rFonts w:ascii="Arial" w:hAnsi="Arial" w:cs="Arial"/>
          <w:sz w:val="24"/>
          <w:szCs w:val="24"/>
        </w:rPr>
        <w:t xml:space="preserve">, </w:t>
      </w:r>
      <w:r w:rsidR="00F14991">
        <w:rPr>
          <w:rFonts w:ascii="Arial" w:hAnsi="Arial" w:cs="Arial"/>
          <w:sz w:val="24"/>
          <w:szCs w:val="24"/>
        </w:rPr>
        <w:t xml:space="preserve">não </w:t>
      </w:r>
      <w:r w:rsidR="00B2544F">
        <w:rPr>
          <w:rFonts w:ascii="Arial" w:hAnsi="Arial" w:cs="Arial"/>
          <w:sz w:val="24"/>
          <w:szCs w:val="24"/>
        </w:rPr>
        <w:t>faz</w:t>
      </w:r>
      <w:r w:rsidR="00C31F7D">
        <w:rPr>
          <w:rFonts w:ascii="Arial" w:hAnsi="Arial" w:cs="Arial"/>
          <w:sz w:val="24"/>
          <w:szCs w:val="24"/>
        </w:rPr>
        <w:t xml:space="preserve"> sentido um subprojeto ser tratado isoladamente.</w:t>
      </w:r>
    </w:p>
    <w:p w14:paraId="64CF529C" w14:textId="77777777" w:rsidR="00C31F7D" w:rsidRDefault="00B2544F" w:rsidP="000A167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32682">
        <w:rPr>
          <w:rFonts w:ascii="Arial" w:hAnsi="Arial" w:cs="Arial"/>
          <w:sz w:val="24"/>
          <w:szCs w:val="24"/>
        </w:rPr>
        <w:t xml:space="preserve"> termo p</w:t>
      </w:r>
      <w:r w:rsidR="00C31F7D">
        <w:rPr>
          <w:rFonts w:ascii="Arial" w:hAnsi="Arial" w:cs="Arial"/>
          <w:sz w:val="24"/>
          <w:szCs w:val="24"/>
        </w:rPr>
        <w:t xml:space="preserve">rograma </w:t>
      </w:r>
      <w:r w:rsidR="00F14991">
        <w:rPr>
          <w:rFonts w:ascii="Arial" w:hAnsi="Arial" w:cs="Arial"/>
          <w:sz w:val="24"/>
          <w:szCs w:val="24"/>
        </w:rPr>
        <w:t>representa</w:t>
      </w:r>
      <w:r w:rsidR="00C31F7D">
        <w:rPr>
          <w:rFonts w:ascii="Arial" w:hAnsi="Arial" w:cs="Arial"/>
          <w:sz w:val="24"/>
          <w:szCs w:val="24"/>
        </w:rPr>
        <w:t xml:space="preserve"> um conjunto de projetos relacionados que são gerenciados de modo integrado, obtendo vantagens e controles que não existem ao gerenciá-los individualmente.</w:t>
      </w:r>
    </w:p>
    <w:p w14:paraId="00A129E8" w14:textId="77777777" w:rsidR="009F4B68" w:rsidRDefault="00532682" w:rsidP="00580EB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relacionamento entre portfólio, programas e projetos é tal que um p</w:t>
      </w:r>
      <w:r w:rsidR="00C31F7D">
        <w:rPr>
          <w:rFonts w:ascii="Arial" w:hAnsi="Arial" w:cs="Arial"/>
          <w:sz w:val="24"/>
          <w:szCs w:val="24"/>
        </w:rPr>
        <w:t xml:space="preserve">ortfólio é um </w:t>
      </w:r>
      <w:r w:rsidR="00FF46F5">
        <w:rPr>
          <w:rFonts w:ascii="Arial" w:hAnsi="Arial" w:cs="Arial"/>
          <w:sz w:val="24"/>
          <w:szCs w:val="24"/>
        </w:rPr>
        <w:t>agrupamento de</w:t>
      </w:r>
      <w:r w:rsidR="00C31F7D">
        <w:rPr>
          <w:rFonts w:ascii="Arial" w:hAnsi="Arial" w:cs="Arial"/>
          <w:sz w:val="24"/>
          <w:szCs w:val="24"/>
        </w:rPr>
        <w:t xml:space="preserve"> projetos, programas e outros esforços </w:t>
      </w:r>
      <w:r w:rsidR="00FF46F5">
        <w:rPr>
          <w:rFonts w:ascii="Arial" w:hAnsi="Arial" w:cs="Arial"/>
          <w:sz w:val="24"/>
          <w:szCs w:val="24"/>
        </w:rPr>
        <w:t>visando facilitar o atingimento dos objetivos estratégicos do negócio.</w:t>
      </w:r>
      <w:r w:rsidR="00C31F7D">
        <w:rPr>
          <w:rFonts w:ascii="Arial" w:hAnsi="Arial" w:cs="Arial"/>
          <w:sz w:val="24"/>
          <w:szCs w:val="24"/>
        </w:rPr>
        <w:t xml:space="preserve"> </w:t>
      </w:r>
    </w:p>
    <w:p w14:paraId="41D15231" w14:textId="77777777" w:rsidR="00007151" w:rsidRDefault="00007151" w:rsidP="00580EB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64B0263" w14:textId="68C7FFC6" w:rsidR="00007151" w:rsidRPr="00904480" w:rsidRDefault="00EE56E7" w:rsidP="0000715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</w:t>
      </w:r>
      <w:r w:rsidR="009C04F4">
        <w:rPr>
          <w:rFonts w:ascii="Arial" w:hAnsi="Arial" w:cs="Arial"/>
          <w:b/>
          <w:sz w:val="24"/>
          <w:szCs w:val="24"/>
        </w:rPr>
        <w:t>4</w:t>
      </w:r>
      <w:r w:rsidR="00007151">
        <w:rPr>
          <w:rFonts w:ascii="Arial" w:hAnsi="Arial" w:cs="Arial"/>
          <w:b/>
          <w:sz w:val="24"/>
          <w:szCs w:val="24"/>
        </w:rPr>
        <w:t xml:space="preserve"> PMBOK</w:t>
      </w:r>
    </w:p>
    <w:p w14:paraId="56A75413" w14:textId="77777777" w:rsidR="00007151" w:rsidRDefault="00007151" w:rsidP="000071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513B03" w14:textId="41982981" w:rsidR="00711D6D" w:rsidRDefault="00007151" w:rsidP="000B645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  <w:t xml:space="preserve">O PMBOK é um guia de gerenciamento de projetos internacional que fornece diretrizes e define os conceitos relacionados a este tema.  Foi criado pelo </w:t>
      </w:r>
      <w:r w:rsidRPr="005A7372">
        <w:rPr>
          <w:rFonts w:ascii="Arial" w:hAnsi="Arial" w:cs="Arial"/>
          <w:i/>
          <w:color w:val="000000"/>
          <w:sz w:val="24"/>
          <w:szCs w:val="24"/>
        </w:rPr>
        <w:t xml:space="preserve">Project Management </w:t>
      </w:r>
      <w:proofErr w:type="spellStart"/>
      <w:r w:rsidRPr="005A7372">
        <w:rPr>
          <w:rFonts w:ascii="Arial" w:hAnsi="Arial" w:cs="Arial"/>
          <w:i/>
          <w:color w:val="000000"/>
          <w:sz w:val="24"/>
          <w:szCs w:val="24"/>
        </w:rPr>
        <w:t>Institute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(PMI) e contém conceitos fundamentais, terminologias e glossário </w:t>
      </w:r>
      <w:r w:rsidR="00224261">
        <w:rPr>
          <w:rFonts w:ascii="Arial" w:hAnsi="Arial" w:cs="Arial"/>
          <w:color w:val="000000"/>
          <w:sz w:val="24"/>
          <w:szCs w:val="24"/>
        </w:rPr>
        <w:t>associados</w:t>
      </w:r>
      <w:r>
        <w:rPr>
          <w:rFonts w:ascii="Arial" w:hAnsi="Arial" w:cs="Arial"/>
          <w:color w:val="000000"/>
          <w:sz w:val="24"/>
          <w:szCs w:val="24"/>
        </w:rPr>
        <w:t xml:space="preserve"> ao gerenciamento de projetos. Tal literatura </w:t>
      </w:r>
      <w:r w:rsidR="00AE7D94">
        <w:rPr>
          <w:rFonts w:ascii="Arial" w:hAnsi="Arial" w:cs="Arial"/>
          <w:color w:val="000000"/>
          <w:sz w:val="24"/>
          <w:szCs w:val="24"/>
        </w:rPr>
        <w:t xml:space="preserve">baseia-se </w:t>
      </w:r>
      <w:r>
        <w:rPr>
          <w:rFonts w:ascii="Arial" w:hAnsi="Arial" w:cs="Arial"/>
          <w:color w:val="000000"/>
          <w:sz w:val="24"/>
          <w:szCs w:val="24"/>
        </w:rPr>
        <w:t xml:space="preserve">na contribuição de profissionais e estudantes que aplicam esses conhecimentos diariamente e procura incluir os conhecimentos e práticas que são aplicáveis à maioria dos projetos. </w:t>
      </w:r>
    </w:p>
    <w:p w14:paraId="0351C154" w14:textId="79948D74" w:rsidR="00A679EF" w:rsidRPr="00904480" w:rsidRDefault="00EE56E7" w:rsidP="00A679E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.5</w:t>
      </w:r>
      <w:r w:rsidR="006B6A36">
        <w:rPr>
          <w:rFonts w:ascii="Arial" w:hAnsi="Arial" w:cs="Arial"/>
          <w:b/>
          <w:sz w:val="24"/>
          <w:szCs w:val="24"/>
        </w:rPr>
        <w:t xml:space="preserve"> Ciclo de vida de um p</w:t>
      </w:r>
      <w:r w:rsidR="00A679EF">
        <w:rPr>
          <w:rFonts w:ascii="Arial" w:hAnsi="Arial" w:cs="Arial"/>
          <w:b/>
          <w:sz w:val="24"/>
          <w:szCs w:val="24"/>
        </w:rPr>
        <w:t>rojeto</w:t>
      </w:r>
    </w:p>
    <w:p w14:paraId="727261E5" w14:textId="77777777" w:rsidR="00A679EF" w:rsidRDefault="00A679EF" w:rsidP="00A679E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92278BE" w14:textId="77777777" w:rsidR="00981C0A" w:rsidRPr="009773F5" w:rsidRDefault="00082D8B" w:rsidP="00E64E4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“Ciclo de vida do projeto é a série de fases pelas quais um projeto passa, do início ao término” (PMBOK, 2013). </w:t>
      </w:r>
      <w:r w:rsidR="002B2B33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s </w:t>
      </w:r>
      <w:r w:rsidR="00E64E4C">
        <w:rPr>
          <w:rFonts w:ascii="Arial" w:hAnsi="Arial" w:cs="Arial"/>
          <w:sz w:val="24"/>
          <w:szCs w:val="24"/>
        </w:rPr>
        <w:t>fases</w:t>
      </w:r>
      <w:r w:rsidR="00D74053">
        <w:rPr>
          <w:rFonts w:ascii="Arial" w:hAnsi="Arial" w:cs="Arial"/>
          <w:sz w:val="24"/>
          <w:szCs w:val="24"/>
        </w:rPr>
        <w:t xml:space="preserve"> sã</w:t>
      </w:r>
      <w:r w:rsidR="00496E43">
        <w:rPr>
          <w:rFonts w:ascii="Arial" w:hAnsi="Arial" w:cs="Arial"/>
          <w:sz w:val="24"/>
          <w:szCs w:val="24"/>
        </w:rPr>
        <w:t>o geralmente sequenciais e podem</w:t>
      </w:r>
      <w:r>
        <w:rPr>
          <w:rFonts w:ascii="Arial" w:hAnsi="Arial" w:cs="Arial"/>
          <w:sz w:val="24"/>
          <w:szCs w:val="24"/>
        </w:rPr>
        <w:t xml:space="preserve"> ser</w:t>
      </w:r>
      <w:r w:rsidR="00E64E4C">
        <w:rPr>
          <w:rFonts w:ascii="Arial" w:hAnsi="Arial" w:cs="Arial"/>
          <w:sz w:val="24"/>
          <w:szCs w:val="24"/>
        </w:rPr>
        <w:t xml:space="preserve"> </w:t>
      </w:r>
      <w:r w:rsidR="00F10C7B">
        <w:rPr>
          <w:rFonts w:ascii="Arial" w:hAnsi="Arial" w:cs="Arial"/>
          <w:sz w:val="24"/>
          <w:szCs w:val="24"/>
        </w:rPr>
        <w:t>desmembradas</w:t>
      </w:r>
      <w:r w:rsidR="00A679EF">
        <w:rPr>
          <w:rFonts w:ascii="Arial" w:hAnsi="Arial" w:cs="Arial"/>
          <w:sz w:val="24"/>
          <w:szCs w:val="24"/>
        </w:rPr>
        <w:t xml:space="preserve"> em atividades ou tarefas específicas de cada projeto</w:t>
      </w:r>
      <w:r w:rsidR="00496E43">
        <w:rPr>
          <w:rFonts w:ascii="Arial" w:hAnsi="Arial" w:cs="Arial"/>
          <w:sz w:val="24"/>
          <w:szCs w:val="24"/>
        </w:rPr>
        <w:t>. A</w:t>
      </w:r>
      <w:r w:rsidR="00E64E4C">
        <w:rPr>
          <w:rFonts w:ascii="Arial" w:hAnsi="Arial" w:cs="Arial"/>
          <w:sz w:val="24"/>
          <w:szCs w:val="24"/>
        </w:rPr>
        <w:t xml:space="preserve">o </w:t>
      </w:r>
      <w:r w:rsidR="00A24CAD">
        <w:rPr>
          <w:rFonts w:ascii="Arial" w:hAnsi="Arial" w:cs="Arial"/>
          <w:sz w:val="24"/>
          <w:szCs w:val="24"/>
        </w:rPr>
        <w:t xml:space="preserve">longo </w:t>
      </w:r>
      <w:r w:rsidR="003F169C">
        <w:rPr>
          <w:rFonts w:ascii="Arial" w:hAnsi="Arial" w:cs="Arial"/>
          <w:sz w:val="24"/>
          <w:szCs w:val="24"/>
        </w:rPr>
        <w:t>do</w:t>
      </w:r>
      <w:r w:rsidR="00952787">
        <w:rPr>
          <w:rFonts w:ascii="Arial" w:hAnsi="Arial" w:cs="Arial"/>
          <w:sz w:val="24"/>
          <w:szCs w:val="24"/>
        </w:rPr>
        <w:t xml:space="preserve"> ciclo </w:t>
      </w:r>
      <w:r w:rsidR="00A24CAD">
        <w:rPr>
          <w:rFonts w:ascii="Arial" w:hAnsi="Arial" w:cs="Arial"/>
          <w:sz w:val="24"/>
          <w:szCs w:val="24"/>
        </w:rPr>
        <w:t xml:space="preserve">de </w:t>
      </w:r>
      <w:r w:rsidR="00952787">
        <w:rPr>
          <w:rFonts w:ascii="Arial" w:hAnsi="Arial" w:cs="Arial"/>
          <w:sz w:val="24"/>
          <w:szCs w:val="24"/>
        </w:rPr>
        <w:t xml:space="preserve">vida, tanto a incerteza relativa aos prazos e custos tendem a diminuir </w:t>
      </w:r>
      <w:r w:rsidR="008B21E2">
        <w:rPr>
          <w:rFonts w:ascii="Arial" w:hAnsi="Arial" w:cs="Arial"/>
          <w:sz w:val="24"/>
          <w:szCs w:val="24"/>
        </w:rPr>
        <w:t>como também</w:t>
      </w:r>
      <w:r w:rsidR="00952787">
        <w:rPr>
          <w:rFonts w:ascii="Arial" w:hAnsi="Arial" w:cs="Arial"/>
          <w:sz w:val="24"/>
          <w:szCs w:val="24"/>
        </w:rPr>
        <w:t xml:space="preserve"> as características do</w:t>
      </w:r>
      <w:r w:rsidR="00A24CAD">
        <w:rPr>
          <w:rFonts w:ascii="Arial" w:hAnsi="Arial" w:cs="Arial"/>
          <w:sz w:val="24"/>
          <w:szCs w:val="24"/>
        </w:rPr>
        <w:t>s</w:t>
      </w:r>
      <w:r w:rsidR="00952787">
        <w:rPr>
          <w:rFonts w:ascii="Arial" w:hAnsi="Arial" w:cs="Arial"/>
          <w:sz w:val="24"/>
          <w:szCs w:val="24"/>
        </w:rPr>
        <w:t xml:space="preserve"> projetos a mudar com o término de cada fase.</w:t>
      </w:r>
      <w:r w:rsidR="00A24CAD">
        <w:rPr>
          <w:rFonts w:ascii="Arial" w:hAnsi="Arial" w:cs="Arial"/>
          <w:sz w:val="24"/>
          <w:szCs w:val="24"/>
        </w:rPr>
        <w:t xml:space="preserve"> </w:t>
      </w:r>
      <w:r w:rsidR="00242935">
        <w:rPr>
          <w:rFonts w:ascii="Arial" w:hAnsi="Arial" w:cs="Arial"/>
          <w:sz w:val="24"/>
          <w:szCs w:val="24"/>
        </w:rPr>
        <w:t xml:space="preserve">Conforme indicado na </w:t>
      </w:r>
      <w:r w:rsidR="00765080">
        <w:rPr>
          <w:rFonts w:ascii="Arial" w:hAnsi="Arial" w:cs="Arial"/>
          <w:sz w:val="24"/>
          <w:szCs w:val="24"/>
        </w:rPr>
        <w:t xml:space="preserve">Figura </w:t>
      </w:r>
      <w:r w:rsidR="00242935">
        <w:rPr>
          <w:rFonts w:ascii="Arial" w:hAnsi="Arial" w:cs="Arial"/>
          <w:sz w:val="24"/>
          <w:szCs w:val="24"/>
        </w:rPr>
        <w:t>1</w:t>
      </w:r>
      <w:r w:rsidR="00E64E4C">
        <w:rPr>
          <w:rFonts w:ascii="Arial" w:hAnsi="Arial" w:cs="Arial"/>
          <w:sz w:val="24"/>
          <w:szCs w:val="24"/>
        </w:rPr>
        <w:t>, o</w:t>
      </w:r>
      <w:r w:rsidR="00A24CAD">
        <w:rPr>
          <w:rFonts w:ascii="Arial" w:hAnsi="Arial" w:cs="Arial"/>
          <w:sz w:val="24"/>
          <w:szCs w:val="24"/>
        </w:rPr>
        <w:t xml:space="preserve"> grau de esforço destinado ao projeto inicialmente é praticamente zero, vai crescendo até atingir um ponto máximo e reduz bruscamente </w:t>
      </w:r>
      <w:r w:rsidR="00A24CAD">
        <w:rPr>
          <w:rFonts w:ascii="Arial" w:hAnsi="Arial" w:cs="Arial"/>
          <w:sz w:val="24"/>
          <w:szCs w:val="24"/>
        </w:rPr>
        <w:lastRenderedPageBreak/>
        <w:t xml:space="preserve">até atingir o valor zero, </w:t>
      </w:r>
      <w:r w:rsidR="003F169C">
        <w:rPr>
          <w:rFonts w:ascii="Arial" w:hAnsi="Arial" w:cs="Arial"/>
          <w:sz w:val="24"/>
          <w:szCs w:val="24"/>
        </w:rPr>
        <w:t>indicando</w:t>
      </w:r>
      <w:r w:rsidR="00A24CAD">
        <w:rPr>
          <w:rFonts w:ascii="Arial" w:hAnsi="Arial" w:cs="Arial"/>
          <w:sz w:val="24"/>
          <w:szCs w:val="24"/>
        </w:rPr>
        <w:t xml:space="preserve"> o término do projeto</w:t>
      </w:r>
      <w:r w:rsidR="00E64E4C">
        <w:rPr>
          <w:rFonts w:ascii="Arial" w:hAnsi="Arial" w:cs="Arial"/>
          <w:sz w:val="24"/>
          <w:szCs w:val="24"/>
        </w:rPr>
        <w:t>.</w:t>
      </w:r>
      <w:r w:rsidR="00D703A5">
        <w:rPr>
          <w:rFonts w:ascii="Arial" w:hAnsi="Arial" w:cs="Arial"/>
          <w:sz w:val="24"/>
          <w:szCs w:val="24"/>
        </w:rPr>
        <w:t xml:space="preserve"> </w:t>
      </w:r>
      <w:r w:rsidR="009934EE">
        <w:rPr>
          <w:rFonts w:ascii="Arial" w:hAnsi="Arial" w:cs="Arial"/>
          <w:sz w:val="24"/>
          <w:szCs w:val="24"/>
        </w:rPr>
        <w:t xml:space="preserve"> (</w:t>
      </w:r>
      <w:r w:rsidR="009934EE" w:rsidRPr="009934EE">
        <w:rPr>
          <w:rFonts w:ascii="Arial" w:hAnsi="Arial" w:cs="Arial"/>
          <w:sz w:val="24"/>
          <w:szCs w:val="24"/>
        </w:rPr>
        <w:t>VARGAS</w:t>
      </w:r>
      <w:r w:rsidR="002B2B33">
        <w:rPr>
          <w:rFonts w:ascii="Arial" w:hAnsi="Arial" w:cs="Arial"/>
          <w:sz w:val="24"/>
          <w:szCs w:val="24"/>
        </w:rPr>
        <w:t>, 2016)</w:t>
      </w:r>
    </w:p>
    <w:p w14:paraId="2A7EE6D1" w14:textId="77777777" w:rsidR="009773F5" w:rsidRPr="00242935" w:rsidRDefault="00242935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>Figura 1</w:t>
      </w:r>
      <w:r w:rsidR="009773F5" w:rsidRPr="00242935">
        <w:rPr>
          <w:rFonts w:ascii="Arial" w:hAnsi="Arial" w:cs="Arial"/>
          <w:b/>
          <w:color w:val="000000"/>
        </w:rPr>
        <w:t>.</w:t>
      </w:r>
      <w:r w:rsidR="009773F5" w:rsidRPr="00242935">
        <w:rPr>
          <w:rFonts w:ascii="Arial" w:hAnsi="Arial" w:cs="Arial"/>
          <w:color w:val="000000"/>
        </w:rPr>
        <w:t xml:space="preserve"> </w:t>
      </w:r>
      <w:r w:rsidR="00A00C3F" w:rsidRPr="00242935">
        <w:rPr>
          <w:rFonts w:ascii="Arial" w:hAnsi="Arial" w:cs="Arial"/>
          <w:color w:val="000000"/>
        </w:rPr>
        <w:t>Variação do esforço com o tempo para o projeto</w:t>
      </w:r>
    </w:p>
    <w:p w14:paraId="6169B8F0" w14:textId="77777777" w:rsidR="00F57F79" w:rsidRDefault="00F80B12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22311C54" wp14:editId="2F1BCB4F">
            <wp:extent cx="5188699" cy="3240000"/>
            <wp:effectExtent l="0" t="0" r="0" b="0"/>
            <wp:docPr id="11" name="Imagem 11" descr="I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C74D" w14:textId="77777777" w:rsidR="009773F5" w:rsidRPr="00242935" w:rsidRDefault="009773F5" w:rsidP="009773F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 w:rsidR="00242935" w:rsidRPr="00242935">
        <w:rPr>
          <w:rFonts w:ascii="Arial" w:hAnsi="Arial" w:cs="Arial"/>
          <w:color w:val="000000"/>
        </w:rPr>
        <w:t xml:space="preserve"> VARGAS, 2016, P. 29.</w:t>
      </w:r>
    </w:p>
    <w:p w14:paraId="10328EF8" w14:textId="77777777" w:rsidR="009773F5" w:rsidRDefault="009773F5" w:rsidP="000A167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7EA38A32" w14:textId="77777777" w:rsidR="00A679EF" w:rsidRDefault="00923756" w:rsidP="00A0229A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E64E4C">
        <w:rPr>
          <w:rFonts w:ascii="Arial" w:hAnsi="Arial" w:cs="Arial"/>
          <w:sz w:val="24"/>
          <w:szCs w:val="24"/>
        </w:rPr>
        <w:t>A Figur</w:t>
      </w:r>
      <w:r w:rsidR="00242935">
        <w:rPr>
          <w:rFonts w:ascii="Arial" w:hAnsi="Arial" w:cs="Arial"/>
          <w:sz w:val="24"/>
          <w:szCs w:val="24"/>
        </w:rPr>
        <w:t>a 2</w:t>
      </w:r>
      <w:r w:rsidR="00E64E4C">
        <w:rPr>
          <w:rFonts w:ascii="Arial" w:hAnsi="Arial" w:cs="Arial"/>
          <w:sz w:val="24"/>
          <w:szCs w:val="24"/>
        </w:rPr>
        <w:t xml:space="preserve"> mostra que os </w:t>
      </w:r>
      <w:r w:rsidR="00063752">
        <w:rPr>
          <w:rFonts w:ascii="Arial" w:hAnsi="Arial" w:cs="Arial"/>
          <w:sz w:val="24"/>
          <w:szCs w:val="24"/>
        </w:rPr>
        <w:t>momentos iniciais</w:t>
      </w:r>
      <w:r w:rsidR="00507C3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 xml:space="preserve"> são os mais favoráveis à criatividade e </w:t>
      </w:r>
      <w:r w:rsidR="008F26FE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mudanças</w:t>
      </w:r>
      <w:r w:rsidR="00E9212E">
        <w:rPr>
          <w:rFonts w:ascii="Arial" w:hAnsi="Arial" w:cs="Arial"/>
          <w:sz w:val="24"/>
          <w:szCs w:val="24"/>
        </w:rPr>
        <w:t>, mas é onde o nível de incerteza do risco é mais elevado</w:t>
      </w:r>
      <w:r w:rsidR="00E64E4C">
        <w:rPr>
          <w:rFonts w:ascii="Arial" w:hAnsi="Arial" w:cs="Arial"/>
          <w:sz w:val="24"/>
          <w:szCs w:val="24"/>
        </w:rPr>
        <w:t>,</w:t>
      </w:r>
      <w:r w:rsidR="00E9212E">
        <w:rPr>
          <w:rFonts w:ascii="Arial" w:hAnsi="Arial" w:cs="Arial"/>
          <w:sz w:val="24"/>
          <w:szCs w:val="24"/>
        </w:rPr>
        <w:t xml:space="preserve"> embora a quantidade arriscada seja pequena. De modo oposto, os momentos finais são desfavoráveis a novas ideias e </w:t>
      </w:r>
      <w:r w:rsidR="00D155A2">
        <w:rPr>
          <w:rFonts w:ascii="Arial" w:hAnsi="Arial" w:cs="Arial"/>
          <w:sz w:val="24"/>
          <w:szCs w:val="24"/>
        </w:rPr>
        <w:t>à</w:t>
      </w:r>
      <w:r w:rsidR="00E9212E">
        <w:rPr>
          <w:rFonts w:ascii="Arial" w:hAnsi="Arial" w:cs="Arial"/>
          <w:sz w:val="24"/>
          <w:szCs w:val="24"/>
        </w:rPr>
        <w:t xml:space="preserve"> criatividade</w:t>
      </w:r>
      <w:r w:rsidR="002E1733">
        <w:rPr>
          <w:rFonts w:ascii="Arial" w:hAnsi="Arial" w:cs="Arial"/>
          <w:sz w:val="24"/>
          <w:szCs w:val="24"/>
        </w:rPr>
        <w:t xml:space="preserve">, </w:t>
      </w:r>
      <w:r w:rsidR="00E64E4C">
        <w:rPr>
          <w:rFonts w:ascii="Arial" w:hAnsi="Arial" w:cs="Arial"/>
          <w:sz w:val="24"/>
          <w:szCs w:val="24"/>
        </w:rPr>
        <w:t>pois</w:t>
      </w:r>
      <w:r w:rsidR="002E1733">
        <w:rPr>
          <w:rFonts w:ascii="Arial" w:hAnsi="Arial" w:cs="Arial"/>
          <w:sz w:val="24"/>
          <w:szCs w:val="24"/>
        </w:rPr>
        <w:t xml:space="preserve"> estão</w:t>
      </w:r>
      <w:r w:rsidR="00E9212E">
        <w:rPr>
          <w:rFonts w:ascii="Arial" w:hAnsi="Arial" w:cs="Arial"/>
          <w:sz w:val="24"/>
          <w:szCs w:val="24"/>
        </w:rPr>
        <w:t xml:space="preserve"> relacionadas aos processos de mudança, salvo </w:t>
      </w:r>
      <w:r w:rsidR="00E64E4C">
        <w:rPr>
          <w:rFonts w:ascii="Arial" w:hAnsi="Arial" w:cs="Arial"/>
          <w:sz w:val="24"/>
          <w:szCs w:val="24"/>
        </w:rPr>
        <w:t>à</w:t>
      </w:r>
      <w:r w:rsidR="00E9212E">
        <w:rPr>
          <w:rFonts w:ascii="Arial" w:hAnsi="Arial" w:cs="Arial"/>
          <w:sz w:val="24"/>
          <w:szCs w:val="24"/>
        </w:rPr>
        <w:t>quelas corretivas</w:t>
      </w:r>
      <w:r w:rsidR="00E64E4C">
        <w:rPr>
          <w:rFonts w:ascii="Arial" w:hAnsi="Arial" w:cs="Arial"/>
          <w:sz w:val="24"/>
          <w:szCs w:val="24"/>
        </w:rPr>
        <w:t>,</w:t>
      </w:r>
      <w:r w:rsidR="00E9212E">
        <w:rPr>
          <w:rFonts w:ascii="Arial" w:hAnsi="Arial" w:cs="Arial"/>
          <w:sz w:val="24"/>
          <w:szCs w:val="24"/>
        </w:rPr>
        <w:t xml:space="preserve"> associadas ao término dos trabalhos.</w:t>
      </w:r>
      <w:r w:rsidR="00764999">
        <w:rPr>
          <w:rFonts w:ascii="Arial" w:hAnsi="Arial" w:cs="Arial"/>
          <w:sz w:val="24"/>
          <w:szCs w:val="24"/>
        </w:rPr>
        <w:t xml:space="preserve"> </w:t>
      </w:r>
      <w:r w:rsidR="00E64E4C">
        <w:rPr>
          <w:rFonts w:ascii="Arial" w:hAnsi="Arial" w:cs="Arial"/>
          <w:sz w:val="24"/>
          <w:szCs w:val="24"/>
        </w:rPr>
        <w:t>O</w:t>
      </w:r>
      <w:r w:rsidR="00764999">
        <w:rPr>
          <w:rFonts w:ascii="Arial" w:hAnsi="Arial" w:cs="Arial"/>
          <w:sz w:val="24"/>
          <w:szCs w:val="24"/>
        </w:rPr>
        <w:t xml:space="preserve"> momento mais crítico </w:t>
      </w:r>
      <w:r w:rsidR="00E64E4C">
        <w:rPr>
          <w:rFonts w:ascii="Arial" w:hAnsi="Arial" w:cs="Arial"/>
          <w:sz w:val="24"/>
          <w:szCs w:val="24"/>
        </w:rPr>
        <w:t xml:space="preserve">de um projeto </w:t>
      </w:r>
      <w:r w:rsidR="00764999">
        <w:rPr>
          <w:rFonts w:ascii="Arial" w:hAnsi="Arial" w:cs="Arial"/>
          <w:sz w:val="24"/>
          <w:szCs w:val="24"/>
        </w:rPr>
        <w:t>é o de transição</w:t>
      </w:r>
      <w:r w:rsidR="00E64E4C">
        <w:rPr>
          <w:rFonts w:ascii="Arial" w:hAnsi="Arial" w:cs="Arial"/>
          <w:sz w:val="24"/>
          <w:szCs w:val="24"/>
        </w:rPr>
        <w:t xml:space="preserve">, pois se configura como a </w:t>
      </w:r>
      <w:r w:rsidR="00E9212E">
        <w:rPr>
          <w:rFonts w:ascii="Arial" w:hAnsi="Arial" w:cs="Arial"/>
          <w:sz w:val="24"/>
          <w:szCs w:val="24"/>
        </w:rPr>
        <w:t>regiã</w:t>
      </w:r>
      <w:r w:rsidR="00E64E4C">
        <w:rPr>
          <w:rFonts w:ascii="Arial" w:hAnsi="Arial" w:cs="Arial"/>
          <w:sz w:val="24"/>
          <w:szCs w:val="24"/>
        </w:rPr>
        <w:t xml:space="preserve">o de maior impacto dos riscos. O valor esperado do risco (EV) </w:t>
      </w:r>
      <w:r w:rsidR="00764999">
        <w:rPr>
          <w:rFonts w:ascii="Arial" w:hAnsi="Arial" w:cs="Arial"/>
          <w:sz w:val="24"/>
          <w:szCs w:val="24"/>
        </w:rPr>
        <w:t>pode ser calculado como o produto da incerteza do risco pela quantidade arriscada</w:t>
      </w:r>
      <w:r w:rsidR="00E64E4C">
        <w:rPr>
          <w:rFonts w:ascii="Arial" w:hAnsi="Arial" w:cs="Arial"/>
          <w:sz w:val="24"/>
          <w:szCs w:val="24"/>
        </w:rPr>
        <w:t>.</w:t>
      </w:r>
    </w:p>
    <w:p w14:paraId="62F992A7" w14:textId="77777777" w:rsidR="00DD72D8" w:rsidRDefault="00DD72D8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1B7BFF7D" w14:textId="77777777" w:rsidR="009773F5" w:rsidRDefault="009773F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b/>
          <w:color w:val="000000"/>
          <w:sz w:val="24"/>
          <w:szCs w:val="24"/>
        </w:rPr>
      </w:pPr>
    </w:p>
    <w:p w14:paraId="7F052AAF" w14:textId="77777777" w:rsidR="009773F5" w:rsidRDefault="009773F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b/>
          <w:color w:val="000000"/>
          <w:sz w:val="24"/>
          <w:szCs w:val="24"/>
        </w:rPr>
      </w:pPr>
    </w:p>
    <w:p w14:paraId="04437855" w14:textId="77777777" w:rsidR="00106EE4" w:rsidRPr="00242935" w:rsidRDefault="00242935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Figura 2</w:t>
      </w:r>
      <w:r w:rsidR="00106EE4" w:rsidRPr="00242935">
        <w:rPr>
          <w:rFonts w:ascii="Arial" w:hAnsi="Arial" w:cs="Arial"/>
          <w:b/>
          <w:color w:val="000000"/>
        </w:rPr>
        <w:t>.</w:t>
      </w:r>
      <w:r w:rsidR="00106EE4" w:rsidRPr="00242935">
        <w:rPr>
          <w:rFonts w:ascii="Arial" w:hAnsi="Arial" w:cs="Arial"/>
          <w:color w:val="000000"/>
        </w:rPr>
        <w:t xml:space="preserve"> </w:t>
      </w:r>
      <w:r w:rsidR="001F5C78" w:rsidRPr="00242935">
        <w:rPr>
          <w:rFonts w:ascii="Arial" w:hAnsi="Arial" w:cs="Arial"/>
          <w:color w:val="000000"/>
        </w:rPr>
        <w:t>Análise comparativa da incerteza do risco com a quantidade arriscada</w:t>
      </w:r>
    </w:p>
    <w:p w14:paraId="2B6C18FE" w14:textId="77777777" w:rsidR="00B26AF5" w:rsidRDefault="00F80B12" w:rsidP="00106EE4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37758045" wp14:editId="646E8728">
            <wp:extent cx="5068553" cy="3240000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5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8005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 VARGAS, 2016, P. 33.</w:t>
      </w:r>
    </w:p>
    <w:p w14:paraId="53C71F0D" w14:textId="4C5A117E" w:rsidR="006D2A5A" w:rsidRPr="00904480" w:rsidRDefault="00EE56E7" w:rsidP="006D2A5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.6</w:t>
      </w:r>
      <w:r w:rsidR="00481553">
        <w:rPr>
          <w:rFonts w:ascii="Arial" w:hAnsi="Arial" w:cs="Arial"/>
          <w:b/>
          <w:sz w:val="24"/>
          <w:szCs w:val="24"/>
        </w:rPr>
        <w:t xml:space="preserve"> </w:t>
      </w:r>
      <w:r w:rsidR="006B6A36">
        <w:rPr>
          <w:rFonts w:ascii="Arial" w:hAnsi="Arial" w:cs="Arial"/>
          <w:b/>
          <w:sz w:val="24"/>
          <w:szCs w:val="24"/>
        </w:rPr>
        <w:t>Os</w:t>
      </w:r>
      <w:proofErr w:type="gramEnd"/>
      <w:r w:rsidR="006B6A36">
        <w:rPr>
          <w:rFonts w:ascii="Arial" w:hAnsi="Arial" w:cs="Arial"/>
          <w:b/>
          <w:sz w:val="24"/>
          <w:szCs w:val="24"/>
        </w:rPr>
        <w:t xml:space="preserve"> grupos de p</w:t>
      </w:r>
      <w:r w:rsidR="006D2A5A">
        <w:rPr>
          <w:rFonts w:ascii="Arial" w:hAnsi="Arial" w:cs="Arial"/>
          <w:b/>
          <w:sz w:val="24"/>
          <w:szCs w:val="24"/>
        </w:rPr>
        <w:t>rocessos</w:t>
      </w:r>
      <w:r w:rsidR="005C4F6A">
        <w:rPr>
          <w:rFonts w:ascii="Arial" w:hAnsi="Arial" w:cs="Arial"/>
          <w:b/>
          <w:sz w:val="24"/>
          <w:szCs w:val="24"/>
        </w:rPr>
        <w:t xml:space="preserve"> de gerenciamento de </w:t>
      </w:r>
      <w:r w:rsidR="00C36C44">
        <w:rPr>
          <w:rFonts w:ascii="Arial" w:hAnsi="Arial" w:cs="Arial"/>
          <w:b/>
          <w:sz w:val="24"/>
          <w:szCs w:val="24"/>
        </w:rPr>
        <w:t>projetos</w:t>
      </w:r>
    </w:p>
    <w:p w14:paraId="18FF0A78" w14:textId="77777777" w:rsidR="006D2A5A" w:rsidRDefault="006D2A5A" w:rsidP="006D2A5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D5EA00C" w14:textId="57FB7E60" w:rsidR="005809C0" w:rsidRPr="00173EF0" w:rsidRDefault="006D2A5A" w:rsidP="005809C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 w:rsidR="005809C0" w:rsidRPr="00173EF0">
        <w:rPr>
          <w:rFonts w:ascii="Arial" w:hAnsi="Arial" w:cs="Arial"/>
          <w:sz w:val="24"/>
          <w:szCs w:val="24"/>
        </w:rPr>
        <w:t>Seja na implantação de novas tecnologias, na construção de empreendimentos, na criação de produtos ou na prestação de serviços, empresas e organizações costumam realizar um planejamento bem estruturado na forma de um projeto. Nesse contexto, para que o projeto possa ser executado com sucesso, algumas metodologias foram propostas ao longo dos anos. Em particular, o</w:t>
      </w:r>
      <w:r w:rsidR="005809C0">
        <w:rPr>
          <w:rFonts w:ascii="Arial" w:hAnsi="Arial" w:cs="Arial"/>
          <w:sz w:val="24"/>
          <w:szCs w:val="24"/>
        </w:rPr>
        <w:t xml:space="preserve"> guia </w:t>
      </w:r>
      <w:r w:rsidR="005809C0" w:rsidRPr="00DF3D88">
        <w:rPr>
          <w:rFonts w:ascii="Arial" w:hAnsi="Arial" w:cs="Arial"/>
          <w:i/>
          <w:sz w:val="24"/>
          <w:szCs w:val="24"/>
        </w:rPr>
        <w:t xml:space="preserve">Project Management </w:t>
      </w:r>
      <w:proofErr w:type="spellStart"/>
      <w:r w:rsidR="005809C0" w:rsidRPr="00DF3D88">
        <w:rPr>
          <w:rFonts w:ascii="Arial" w:hAnsi="Arial" w:cs="Arial"/>
          <w:i/>
          <w:sz w:val="24"/>
          <w:szCs w:val="24"/>
        </w:rPr>
        <w:t>Body</w:t>
      </w:r>
      <w:proofErr w:type="spellEnd"/>
      <w:r w:rsidR="005809C0" w:rsidRPr="00DF3D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5809C0" w:rsidRPr="00DF3D88">
        <w:rPr>
          <w:rFonts w:ascii="Arial" w:hAnsi="Arial" w:cs="Arial"/>
          <w:i/>
          <w:sz w:val="24"/>
          <w:szCs w:val="24"/>
        </w:rPr>
        <w:t>of</w:t>
      </w:r>
      <w:proofErr w:type="spellEnd"/>
      <w:r w:rsidR="005809C0" w:rsidRPr="00DF3D88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5809C0" w:rsidRPr="00DF3D88">
        <w:rPr>
          <w:rFonts w:ascii="Arial" w:hAnsi="Arial" w:cs="Arial"/>
          <w:i/>
          <w:sz w:val="24"/>
          <w:szCs w:val="24"/>
        </w:rPr>
        <w:t>Knowledge</w:t>
      </w:r>
      <w:proofErr w:type="spellEnd"/>
      <w:r w:rsidR="005809C0">
        <w:rPr>
          <w:rFonts w:ascii="Arial" w:hAnsi="Arial" w:cs="Arial"/>
          <w:sz w:val="24"/>
          <w:szCs w:val="24"/>
        </w:rPr>
        <w:t xml:space="preserve"> (</w:t>
      </w:r>
      <w:r w:rsidR="005809C0" w:rsidRPr="00173EF0">
        <w:rPr>
          <w:rFonts w:ascii="Arial" w:hAnsi="Arial" w:cs="Arial"/>
          <w:sz w:val="24"/>
          <w:szCs w:val="24"/>
        </w:rPr>
        <w:t>PMBOK</w:t>
      </w:r>
      <w:r w:rsidR="005809C0">
        <w:rPr>
          <w:rFonts w:ascii="Arial" w:hAnsi="Arial" w:cs="Arial"/>
          <w:sz w:val="24"/>
          <w:szCs w:val="24"/>
        </w:rPr>
        <w:t xml:space="preserve">) </w:t>
      </w:r>
      <w:r w:rsidR="005809C0" w:rsidRPr="00173EF0">
        <w:rPr>
          <w:rFonts w:ascii="Arial" w:hAnsi="Arial" w:cs="Arial"/>
          <w:sz w:val="24"/>
          <w:szCs w:val="24"/>
        </w:rPr>
        <w:t>definiu um conjunto de boas práticas para um bom planejamento e execução de um projeto.</w:t>
      </w:r>
    </w:p>
    <w:p w14:paraId="422EBC15" w14:textId="77777777" w:rsidR="005809C0" w:rsidRPr="009F62D2" w:rsidRDefault="005809C0" w:rsidP="005809C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73EF0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>
        <w:rPr>
          <w:rFonts w:ascii="Arial" w:hAnsi="Arial" w:cs="Arial"/>
          <w:sz w:val="24"/>
          <w:szCs w:val="24"/>
        </w:rPr>
        <w:t>Kerzner</w:t>
      </w:r>
      <w:proofErr w:type="spellEnd"/>
      <w:r>
        <w:rPr>
          <w:rFonts w:ascii="Arial" w:hAnsi="Arial" w:cs="Arial"/>
          <w:sz w:val="24"/>
          <w:szCs w:val="24"/>
        </w:rPr>
        <w:t xml:space="preserve"> (2009) </w:t>
      </w:r>
      <w:r w:rsidRPr="009F62D2">
        <w:rPr>
          <w:rFonts w:ascii="Arial" w:hAnsi="Arial" w:cs="Arial"/>
          <w:sz w:val="24"/>
          <w:szCs w:val="24"/>
        </w:rPr>
        <w:t>os projetos são organizados em processos, e estes são organizados em grupos, com as suas respectivas descrições:</w:t>
      </w:r>
    </w:p>
    <w:p w14:paraId="15F255A9" w14:textId="77777777" w:rsidR="005809C0" w:rsidRPr="00D04B0A" w:rsidRDefault="005809C0" w:rsidP="00580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 ● Iniciação – grupo de processo em que </w:t>
      </w:r>
      <w:r>
        <w:rPr>
          <w:rFonts w:ascii="Arial" w:hAnsi="Arial" w:cs="Arial"/>
          <w:sz w:val="24"/>
          <w:szCs w:val="24"/>
        </w:rPr>
        <w:t>são</w:t>
      </w:r>
      <w:r w:rsidRPr="00D04B0A">
        <w:rPr>
          <w:rFonts w:ascii="Arial" w:hAnsi="Arial" w:cs="Arial"/>
          <w:sz w:val="24"/>
          <w:szCs w:val="24"/>
        </w:rPr>
        <w:t xml:space="preserve"> definido</w:t>
      </w:r>
      <w:r>
        <w:rPr>
          <w:rFonts w:ascii="Arial" w:hAnsi="Arial" w:cs="Arial"/>
          <w:sz w:val="24"/>
          <w:szCs w:val="24"/>
        </w:rPr>
        <w:t>s</w:t>
      </w:r>
      <w:r w:rsidRPr="00D04B0A">
        <w:rPr>
          <w:rFonts w:ascii="Arial" w:hAnsi="Arial" w:cs="Arial"/>
          <w:sz w:val="24"/>
          <w:szCs w:val="24"/>
        </w:rPr>
        <w:t xml:space="preserve"> o gerente de projetos e os interessados, no qual são estabelecidos os benefícios do </w:t>
      </w:r>
      <w:r>
        <w:rPr>
          <w:rFonts w:ascii="Arial" w:hAnsi="Arial" w:cs="Arial"/>
          <w:sz w:val="24"/>
          <w:szCs w:val="24"/>
        </w:rPr>
        <w:t>projeto e no qual é realizada a preparação dos</w:t>
      </w:r>
      <w:r w:rsidRPr="00D04B0A">
        <w:rPr>
          <w:rFonts w:ascii="Arial" w:hAnsi="Arial" w:cs="Arial"/>
          <w:sz w:val="24"/>
          <w:szCs w:val="24"/>
        </w:rPr>
        <w:t xml:space="preserve"> documentos</w:t>
      </w:r>
      <w:r>
        <w:rPr>
          <w:rFonts w:ascii="Arial" w:hAnsi="Arial" w:cs="Arial"/>
          <w:sz w:val="24"/>
          <w:szCs w:val="24"/>
        </w:rPr>
        <w:t xml:space="preserve"> para sancionar o projeto</w:t>
      </w:r>
      <w:r w:rsidRPr="00D04B0A">
        <w:rPr>
          <w:rFonts w:ascii="Arial" w:hAnsi="Arial" w:cs="Arial"/>
          <w:sz w:val="24"/>
          <w:szCs w:val="24"/>
        </w:rPr>
        <w:t>, como o termo de abertura do projeto;</w:t>
      </w:r>
    </w:p>
    <w:p w14:paraId="0CCCFAAE" w14:textId="77777777" w:rsidR="005809C0" w:rsidRPr="00D04B0A" w:rsidRDefault="005809C0" w:rsidP="00580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lastRenderedPageBreak/>
        <w:t xml:space="preserve">● Planejamento – </w:t>
      </w:r>
      <w:r>
        <w:rPr>
          <w:rFonts w:ascii="Arial" w:hAnsi="Arial" w:cs="Arial"/>
          <w:sz w:val="24"/>
          <w:szCs w:val="24"/>
        </w:rPr>
        <w:t xml:space="preserve">grupo de </w:t>
      </w:r>
      <w:r w:rsidRPr="00D04B0A">
        <w:rPr>
          <w:rFonts w:ascii="Arial" w:hAnsi="Arial" w:cs="Arial"/>
          <w:sz w:val="24"/>
          <w:szCs w:val="24"/>
        </w:rPr>
        <w:t xml:space="preserve">processo no qual são definidos os requisitos, </w:t>
      </w:r>
      <w:r>
        <w:rPr>
          <w:rFonts w:ascii="Arial" w:hAnsi="Arial" w:cs="Arial"/>
          <w:sz w:val="24"/>
          <w:szCs w:val="24"/>
        </w:rPr>
        <w:t xml:space="preserve">a </w:t>
      </w:r>
      <w:r w:rsidRPr="00D04B0A">
        <w:rPr>
          <w:rFonts w:ascii="Arial" w:hAnsi="Arial" w:cs="Arial"/>
          <w:sz w:val="24"/>
          <w:szCs w:val="24"/>
        </w:rPr>
        <w:t xml:space="preserve">qualidade e </w:t>
      </w:r>
      <w:r>
        <w:rPr>
          <w:rFonts w:ascii="Arial" w:hAnsi="Arial" w:cs="Arial"/>
          <w:sz w:val="24"/>
          <w:szCs w:val="24"/>
        </w:rPr>
        <w:t xml:space="preserve">a </w:t>
      </w:r>
      <w:r w:rsidRPr="00D04B0A">
        <w:rPr>
          <w:rFonts w:ascii="Arial" w:hAnsi="Arial" w:cs="Arial"/>
          <w:sz w:val="24"/>
          <w:szCs w:val="24"/>
        </w:rPr>
        <w:t xml:space="preserve">quantidade de trabalho, </w:t>
      </w:r>
      <w:r>
        <w:rPr>
          <w:rFonts w:ascii="Arial" w:hAnsi="Arial" w:cs="Arial"/>
          <w:sz w:val="24"/>
          <w:szCs w:val="24"/>
        </w:rPr>
        <w:t xml:space="preserve">além da </w:t>
      </w:r>
      <w:r w:rsidRPr="00D04B0A">
        <w:rPr>
          <w:rFonts w:ascii="Arial" w:hAnsi="Arial" w:cs="Arial"/>
          <w:sz w:val="24"/>
          <w:szCs w:val="24"/>
        </w:rPr>
        <w:t xml:space="preserve">definição dos recursos necessários, </w:t>
      </w:r>
      <w:r>
        <w:rPr>
          <w:rFonts w:ascii="Arial" w:hAnsi="Arial" w:cs="Arial"/>
          <w:sz w:val="24"/>
          <w:szCs w:val="24"/>
        </w:rPr>
        <w:t>do agendamento</w:t>
      </w:r>
      <w:r w:rsidRPr="00D04B0A">
        <w:rPr>
          <w:rFonts w:ascii="Arial" w:hAnsi="Arial" w:cs="Arial"/>
          <w:sz w:val="24"/>
          <w:szCs w:val="24"/>
        </w:rPr>
        <w:t xml:space="preserve"> das atividades e </w:t>
      </w:r>
      <w:r>
        <w:rPr>
          <w:rFonts w:ascii="Arial" w:hAnsi="Arial" w:cs="Arial"/>
          <w:sz w:val="24"/>
          <w:szCs w:val="24"/>
        </w:rPr>
        <w:t xml:space="preserve">da </w:t>
      </w:r>
      <w:r w:rsidRPr="00D04B0A">
        <w:rPr>
          <w:rFonts w:ascii="Arial" w:hAnsi="Arial" w:cs="Arial"/>
          <w:sz w:val="24"/>
          <w:szCs w:val="24"/>
        </w:rPr>
        <w:t>avaliação dos riscos;</w:t>
      </w:r>
    </w:p>
    <w:p w14:paraId="2EB9A739" w14:textId="77777777" w:rsidR="005809C0" w:rsidRPr="00D04B0A" w:rsidRDefault="005809C0" w:rsidP="00580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● Execução – </w:t>
      </w:r>
      <w:r>
        <w:rPr>
          <w:rFonts w:ascii="Arial" w:hAnsi="Arial" w:cs="Arial"/>
          <w:sz w:val="24"/>
          <w:szCs w:val="24"/>
        </w:rPr>
        <w:t xml:space="preserve">grupo de </w:t>
      </w:r>
      <w:r w:rsidRPr="00D04B0A">
        <w:rPr>
          <w:rFonts w:ascii="Arial" w:hAnsi="Arial" w:cs="Arial"/>
          <w:sz w:val="24"/>
          <w:szCs w:val="24"/>
        </w:rPr>
        <w:t xml:space="preserve">processo no qual são realizadas atividades de direção e </w:t>
      </w:r>
      <w:r>
        <w:rPr>
          <w:rFonts w:ascii="Arial" w:hAnsi="Arial" w:cs="Arial"/>
          <w:sz w:val="24"/>
          <w:szCs w:val="24"/>
        </w:rPr>
        <w:t>gerenciamento</w:t>
      </w:r>
      <w:r w:rsidRPr="00D04B0A">
        <w:rPr>
          <w:rFonts w:ascii="Arial" w:hAnsi="Arial" w:cs="Arial"/>
          <w:sz w:val="24"/>
          <w:szCs w:val="24"/>
        </w:rPr>
        <w:t xml:space="preserve"> do trabalho anteriormente planejado, </w:t>
      </w:r>
      <w:r>
        <w:rPr>
          <w:rFonts w:ascii="Arial" w:hAnsi="Arial" w:cs="Arial"/>
          <w:sz w:val="24"/>
          <w:szCs w:val="24"/>
        </w:rPr>
        <w:t xml:space="preserve">fazendo-se </w:t>
      </w:r>
      <w:r w:rsidRPr="00D04B0A">
        <w:rPr>
          <w:rFonts w:ascii="Arial" w:hAnsi="Arial" w:cs="Arial"/>
          <w:sz w:val="24"/>
          <w:szCs w:val="24"/>
        </w:rPr>
        <w:t>necessário um acompanhamento mais próximo dos membros da equipe pelo gestor, sempre objetiv</w:t>
      </w:r>
      <w:r>
        <w:rPr>
          <w:rFonts w:ascii="Arial" w:hAnsi="Arial" w:cs="Arial"/>
          <w:sz w:val="24"/>
          <w:szCs w:val="24"/>
        </w:rPr>
        <w:t xml:space="preserve">ando a otimização </w:t>
      </w:r>
      <w:r w:rsidRPr="00D04B0A">
        <w:rPr>
          <w:rFonts w:ascii="Arial" w:hAnsi="Arial" w:cs="Arial"/>
          <w:sz w:val="24"/>
          <w:szCs w:val="24"/>
        </w:rPr>
        <w:t>e a garantia de que o projeto seja executado conforme foi planejado;</w:t>
      </w:r>
    </w:p>
    <w:p w14:paraId="23511086" w14:textId="77777777" w:rsidR="005809C0" w:rsidRDefault="005809C0" w:rsidP="00580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● Monitoramento e Controle – </w:t>
      </w:r>
      <w:r>
        <w:rPr>
          <w:rFonts w:ascii="Arial" w:hAnsi="Arial" w:cs="Arial"/>
          <w:sz w:val="24"/>
          <w:szCs w:val="24"/>
        </w:rPr>
        <w:t xml:space="preserve">grupo de processo em que é feito o </w:t>
      </w:r>
      <w:r w:rsidRPr="00D04B0A">
        <w:rPr>
          <w:rFonts w:ascii="Arial" w:hAnsi="Arial" w:cs="Arial"/>
          <w:sz w:val="24"/>
          <w:szCs w:val="24"/>
        </w:rPr>
        <w:t>acompanhamento do progresso do projeto</w:t>
      </w:r>
      <w:r>
        <w:rPr>
          <w:rFonts w:ascii="Arial" w:hAnsi="Arial" w:cs="Arial"/>
          <w:sz w:val="24"/>
          <w:szCs w:val="24"/>
        </w:rPr>
        <w:t>, comparando o resultado real com o resultado previsto</w:t>
      </w:r>
      <w:r w:rsidRPr="00D04B0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analisando os impactos e, caso necessário, efetuando ajustes.</w:t>
      </w:r>
    </w:p>
    <w:p w14:paraId="77F39DD9" w14:textId="77777777" w:rsidR="005809C0" w:rsidRDefault="005809C0" w:rsidP="005809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04B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● Encerramento – grupo de processo onde ocorre a verificação s</w:t>
      </w:r>
      <w:r w:rsidRPr="00D04B0A">
        <w:rPr>
          <w:rFonts w:ascii="Arial" w:hAnsi="Arial" w:cs="Arial"/>
          <w:sz w:val="24"/>
          <w:szCs w:val="24"/>
        </w:rPr>
        <w:t>e todo o trabalho foi realizado</w:t>
      </w:r>
      <w:r>
        <w:rPr>
          <w:rFonts w:ascii="Arial" w:hAnsi="Arial" w:cs="Arial"/>
          <w:sz w:val="24"/>
          <w:szCs w:val="24"/>
        </w:rPr>
        <w:t xml:space="preserve"> e</w:t>
      </w:r>
      <w:r w:rsidRPr="00D04B0A">
        <w:rPr>
          <w:rFonts w:ascii="Arial" w:hAnsi="Arial" w:cs="Arial"/>
          <w:sz w:val="24"/>
          <w:szCs w:val="24"/>
        </w:rPr>
        <w:t xml:space="preserve"> se os objetivos foram alcançados,</w:t>
      </w:r>
      <w:r>
        <w:rPr>
          <w:rFonts w:ascii="Arial" w:hAnsi="Arial" w:cs="Arial"/>
          <w:sz w:val="24"/>
          <w:szCs w:val="24"/>
        </w:rPr>
        <w:t xml:space="preserve"> </w:t>
      </w:r>
      <w:r w:rsidRPr="00D04B0A">
        <w:rPr>
          <w:rFonts w:ascii="Arial" w:hAnsi="Arial" w:cs="Arial"/>
          <w:sz w:val="24"/>
          <w:szCs w:val="24"/>
        </w:rPr>
        <w:t>identifica</w:t>
      </w:r>
      <w:r>
        <w:rPr>
          <w:rFonts w:ascii="Arial" w:hAnsi="Arial" w:cs="Arial"/>
          <w:sz w:val="24"/>
          <w:szCs w:val="24"/>
        </w:rPr>
        <w:t>ndo-se também</w:t>
      </w:r>
      <w:r w:rsidRPr="00D04B0A">
        <w:rPr>
          <w:rFonts w:ascii="Arial" w:hAnsi="Arial" w:cs="Arial"/>
          <w:sz w:val="24"/>
          <w:szCs w:val="24"/>
        </w:rPr>
        <w:t xml:space="preserve"> as lições aprendidas e </w:t>
      </w:r>
      <w:r>
        <w:rPr>
          <w:rFonts w:ascii="Arial" w:hAnsi="Arial" w:cs="Arial"/>
          <w:sz w:val="24"/>
          <w:szCs w:val="24"/>
        </w:rPr>
        <w:t xml:space="preserve">obtendo-se </w:t>
      </w:r>
      <w:r w:rsidRPr="00D04B0A">
        <w:rPr>
          <w:rFonts w:ascii="Arial" w:hAnsi="Arial" w:cs="Arial"/>
          <w:sz w:val="24"/>
          <w:szCs w:val="24"/>
        </w:rPr>
        <w:t>o aceite do encerramento do projeto</w:t>
      </w:r>
      <w:r>
        <w:rPr>
          <w:rFonts w:ascii="Arial" w:hAnsi="Arial" w:cs="Arial"/>
          <w:sz w:val="24"/>
          <w:szCs w:val="24"/>
        </w:rPr>
        <w:t xml:space="preserve"> </w:t>
      </w:r>
      <w:r w:rsidRPr="00D04B0A">
        <w:rPr>
          <w:rFonts w:ascii="Arial" w:hAnsi="Arial" w:cs="Arial"/>
          <w:sz w:val="24"/>
          <w:szCs w:val="24"/>
        </w:rPr>
        <w:t>pelo cliente.</w:t>
      </w:r>
    </w:p>
    <w:p w14:paraId="5C05FFFD" w14:textId="77777777" w:rsidR="005809C0" w:rsidRDefault="005809C0" w:rsidP="005809C0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14:paraId="0B4161C8" w14:textId="7F45845A" w:rsidR="007A1C39" w:rsidRDefault="005809C0" w:rsidP="005809C0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ins w:id="28" w:author="Rafael Barbosa" w:date="2017-11-05T14:21:00Z"/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Para Vargas (2016) o</w:t>
      </w:r>
      <w:r w:rsidR="00CF7361">
        <w:rPr>
          <w:rFonts w:ascii="Arial" w:hAnsi="Arial" w:cs="Arial"/>
          <w:color w:val="000000"/>
          <w:sz w:val="24"/>
          <w:szCs w:val="24"/>
        </w:rPr>
        <w:t xml:space="preserve">s 47 processos de gerenciamento de projetos são logicamente agrupados em </w:t>
      </w:r>
      <w:r w:rsidR="008A49D6">
        <w:rPr>
          <w:rFonts w:ascii="Arial" w:hAnsi="Arial" w:cs="Arial"/>
          <w:color w:val="000000"/>
          <w:sz w:val="24"/>
          <w:szCs w:val="24"/>
        </w:rPr>
        <w:t>cinco grupo</w:t>
      </w:r>
      <w:r w:rsidR="00CF7361">
        <w:rPr>
          <w:rFonts w:ascii="Arial" w:hAnsi="Arial" w:cs="Arial"/>
          <w:color w:val="000000"/>
          <w:sz w:val="24"/>
          <w:szCs w:val="24"/>
        </w:rPr>
        <w:t>s de processos:</w:t>
      </w:r>
      <w:r w:rsidR="008A49D6">
        <w:rPr>
          <w:rFonts w:ascii="Arial" w:hAnsi="Arial" w:cs="Arial"/>
          <w:color w:val="000000"/>
          <w:sz w:val="24"/>
          <w:szCs w:val="24"/>
        </w:rPr>
        <w:t xml:space="preserve"> iniciação</w:t>
      </w:r>
      <w:r w:rsidR="00D703A5">
        <w:rPr>
          <w:rFonts w:ascii="Arial" w:hAnsi="Arial" w:cs="Arial"/>
          <w:color w:val="000000"/>
          <w:sz w:val="24"/>
          <w:szCs w:val="24"/>
        </w:rPr>
        <w:t xml:space="preserve">, </w:t>
      </w:r>
      <w:r w:rsidR="008A49D6">
        <w:rPr>
          <w:rFonts w:ascii="Arial" w:hAnsi="Arial" w:cs="Arial"/>
          <w:sz w:val="24"/>
          <w:szCs w:val="24"/>
        </w:rPr>
        <w:t>planejamento, exe</w:t>
      </w:r>
      <w:r w:rsidR="00D703A5">
        <w:rPr>
          <w:rFonts w:ascii="Arial" w:hAnsi="Arial" w:cs="Arial"/>
          <w:sz w:val="24"/>
          <w:szCs w:val="24"/>
        </w:rPr>
        <w:t>cução, monitoramento e controle e</w:t>
      </w:r>
      <w:r w:rsidR="008A49D6">
        <w:rPr>
          <w:rFonts w:ascii="Arial" w:hAnsi="Arial" w:cs="Arial"/>
          <w:sz w:val="24"/>
          <w:szCs w:val="24"/>
        </w:rPr>
        <w:t xml:space="preserve"> encerramento. </w:t>
      </w:r>
    </w:p>
    <w:p w14:paraId="6650F45F" w14:textId="47CE9A65" w:rsidR="007A1C39" w:rsidRDefault="005809C0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ins w:id="29" w:author="Rafael Barbosa" w:date="2017-11-05T14:21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o autor, n</w:t>
      </w:r>
      <w:r w:rsidR="008A49D6">
        <w:rPr>
          <w:rFonts w:ascii="Arial" w:hAnsi="Arial" w:cs="Arial"/>
          <w:sz w:val="24"/>
          <w:szCs w:val="24"/>
        </w:rPr>
        <w:t xml:space="preserve">a iniciação, a justificativa, </w:t>
      </w:r>
      <w:r w:rsidR="007A1C39">
        <w:rPr>
          <w:rFonts w:ascii="Arial" w:hAnsi="Arial" w:cs="Arial"/>
          <w:sz w:val="24"/>
          <w:szCs w:val="24"/>
        </w:rPr>
        <w:t xml:space="preserve">o </w:t>
      </w:r>
      <w:r w:rsidR="008A49D6">
        <w:rPr>
          <w:rFonts w:ascii="Arial" w:hAnsi="Arial" w:cs="Arial"/>
          <w:sz w:val="24"/>
          <w:szCs w:val="24"/>
        </w:rPr>
        <w:t>objeti</w:t>
      </w:r>
      <w:r w:rsidR="00D703A5">
        <w:rPr>
          <w:rFonts w:ascii="Arial" w:hAnsi="Arial" w:cs="Arial"/>
          <w:sz w:val="24"/>
          <w:szCs w:val="24"/>
        </w:rPr>
        <w:t xml:space="preserve">vo, o caso de negócio do projeto e </w:t>
      </w:r>
      <w:r w:rsidR="008A49D6">
        <w:rPr>
          <w:rFonts w:ascii="Arial" w:hAnsi="Arial" w:cs="Arial"/>
          <w:sz w:val="24"/>
          <w:szCs w:val="24"/>
        </w:rPr>
        <w:t>o gerente de projeto</w:t>
      </w:r>
      <w:r w:rsidR="00D9480C">
        <w:rPr>
          <w:rFonts w:ascii="Arial" w:hAnsi="Arial" w:cs="Arial"/>
          <w:sz w:val="24"/>
          <w:szCs w:val="24"/>
        </w:rPr>
        <w:t>s</w:t>
      </w:r>
      <w:r w:rsidR="008A49D6">
        <w:rPr>
          <w:rFonts w:ascii="Arial" w:hAnsi="Arial" w:cs="Arial"/>
          <w:sz w:val="24"/>
          <w:szCs w:val="24"/>
        </w:rPr>
        <w:t xml:space="preserve"> são definidos</w:t>
      </w:r>
      <w:r w:rsidR="00E07F3D">
        <w:rPr>
          <w:rFonts w:ascii="Arial" w:hAnsi="Arial" w:cs="Arial"/>
          <w:sz w:val="24"/>
          <w:szCs w:val="24"/>
        </w:rPr>
        <w:t xml:space="preserve"> </w:t>
      </w:r>
      <w:r w:rsidR="00664A65">
        <w:rPr>
          <w:rFonts w:ascii="Arial" w:hAnsi="Arial" w:cs="Arial"/>
          <w:sz w:val="24"/>
          <w:szCs w:val="24"/>
        </w:rPr>
        <w:t xml:space="preserve">e </w:t>
      </w:r>
      <w:r w:rsidR="000F27F0">
        <w:rPr>
          <w:rFonts w:ascii="Arial" w:hAnsi="Arial" w:cs="Arial"/>
          <w:sz w:val="24"/>
          <w:szCs w:val="24"/>
        </w:rPr>
        <w:t xml:space="preserve">o </w:t>
      </w:r>
      <w:r w:rsidR="00664A65">
        <w:rPr>
          <w:rFonts w:ascii="Arial" w:hAnsi="Arial" w:cs="Arial"/>
          <w:sz w:val="24"/>
          <w:szCs w:val="24"/>
        </w:rPr>
        <w:t>Termo de Abertura de Projeto (TAP)</w:t>
      </w:r>
      <w:r w:rsidR="00E07F3D">
        <w:rPr>
          <w:rFonts w:ascii="Arial" w:hAnsi="Arial" w:cs="Arial"/>
          <w:sz w:val="24"/>
          <w:szCs w:val="24"/>
        </w:rPr>
        <w:t xml:space="preserve"> é confeccionado</w:t>
      </w:r>
      <w:r w:rsidR="00664A65">
        <w:rPr>
          <w:rFonts w:ascii="Arial" w:hAnsi="Arial" w:cs="Arial"/>
          <w:sz w:val="24"/>
          <w:szCs w:val="24"/>
        </w:rPr>
        <w:t>.</w:t>
      </w:r>
      <w:r w:rsidR="000F27F0">
        <w:rPr>
          <w:rFonts w:ascii="Arial" w:hAnsi="Arial" w:cs="Arial"/>
          <w:sz w:val="24"/>
          <w:szCs w:val="24"/>
        </w:rPr>
        <w:t xml:space="preserve"> Na fase seguinte</w:t>
      </w:r>
      <w:r w:rsidR="007A1C39">
        <w:rPr>
          <w:rFonts w:ascii="Arial" w:hAnsi="Arial" w:cs="Arial"/>
          <w:sz w:val="24"/>
          <w:szCs w:val="24"/>
        </w:rPr>
        <w:t>,</w:t>
      </w:r>
      <w:r w:rsidR="000F27F0">
        <w:rPr>
          <w:rFonts w:ascii="Arial" w:hAnsi="Arial" w:cs="Arial"/>
          <w:sz w:val="24"/>
          <w:szCs w:val="24"/>
        </w:rPr>
        <w:t xml:space="preserve"> chamada Planejamento</w:t>
      </w:r>
      <w:ins w:id="30" w:author="Rafael Barbosa" w:date="2017-11-05T14:20:00Z">
        <w:r w:rsidR="007A1C39">
          <w:rPr>
            <w:rFonts w:ascii="Arial" w:hAnsi="Arial" w:cs="Arial"/>
            <w:sz w:val="24"/>
            <w:szCs w:val="24"/>
          </w:rPr>
          <w:t>,</w:t>
        </w:r>
      </w:ins>
      <w:r w:rsidR="000F27F0">
        <w:rPr>
          <w:rFonts w:ascii="Arial" w:hAnsi="Arial" w:cs="Arial"/>
          <w:sz w:val="24"/>
          <w:szCs w:val="24"/>
        </w:rPr>
        <w:t xml:space="preserve"> são </w:t>
      </w:r>
      <w:r w:rsidR="00493B63">
        <w:rPr>
          <w:rFonts w:ascii="Arial" w:hAnsi="Arial" w:cs="Arial"/>
          <w:sz w:val="24"/>
          <w:szCs w:val="24"/>
        </w:rPr>
        <w:t xml:space="preserve">executas as atividades </w:t>
      </w:r>
      <w:r w:rsidR="000F27F0">
        <w:rPr>
          <w:rFonts w:ascii="Arial" w:hAnsi="Arial" w:cs="Arial"/>
          <w:sz w:val="24"/>
          <w:szCs w:val="24"/>
        </w:rPr>
        <w:t>que visam detalhar aquilo que será realizado pelo projeto</w:t>
      </w:r>
      <w:r w:rsidR="004B3229">
        <w:rPr>
          <w:rFonts w:ascii="Arial" w:hAnsi="Arial" w:cs="Arial"/>
          <w:sz w:val="24"/>
          <w:szCs w:val="24"/>
        </w:rPr>
        <w:t>,</w:t>
      </w:r>
      <w:r w:rsidR="000F27F0">
        <w:rPr>
          <w:rFonts w:ascii="Arial" w:hAnsi="Arial" w:cs="Arial"/>
          <w:sz w:val="24"/>
          <w:szCs w:val="24"/>
        </w:rPr>
        <w:t xml:space="preserve"> </w:t>
      </w:r>
      <w:r w:rsidR="007A1C39">
        <w:rPr>
          <w:rFonts w:ascii="Arial" w:hAnsi="Arial" w:cs="Arial"/>
          <w:sz w:val="24"/>
          <w:szCs w:val="24"/>
        </w:rPr>
        <w:t xml:space="preserve">definindo-se </w:t>
      </w:r>
      <w:r w:rsidR="00DE6766">
        <w:rPr>
          <w:rFonts w:ascii="Arial" w:hAnsi="Arial" w:cs="Arial"/>
          <w:sz w:val="24"/>
          <w:szCs w:val="24"/>
        </w:rPr>
        <w:t xml:space="preserve">as estratégias, </w:t>
      </w:r>
      <w:r w:rsidR="007A1C39">
        <w:rPr>
          <w:rFonts w:ascii="Arial" w:hAnsi="Arial" w:cs="Arial"/>
          <w:sz w:val="24"/>
          <w:szCs w:val="24"/>
        </w:rPr>
        <w:t xml:space="preserve">os </w:t>
      </w:r>
      <w:r w:rsidR="00DE6766">
        <w:rPr>
          <w:rFonts w:ascii="Arial" w:hAnsi="Arial" w:cs="Arial"/>
          <w:sz w:val="24"/>
          <w:szCs w:val="24"/>
        </w:rPr>
        <w:t xml:space="preserve">cronogramas, </w:t>
      </w:r>
      <w:r w:rsidR="007A1C39">
        <w:rPr>
          <w:rFonts w:ascii="Arial" w:hAnsi="Arial" w:cs="Arial"/>
          <w:sz w:val="24"/>
          <w:szCs w:val="24"/>
        </w:rPr>
        <w:t xml:space="preserve">a </w:t>
      </w:r>
      <w:r w:rsidR="00DE6766">
        <w:rPr>
          <w:rFonts w:ascii="Arial" w:hAnsi="Arial" w:cs="Arial"/>
          <w:sz w:val="24"/>
          <w:szCs w:val="24"/>
        </w:rPr>
        <w:t xml:space="preserve">alocação de recursos, </w:t>
      </w:r>
      <w:r w:rsidR="007A1C39">
        <w:rPr>
          <w:rFonts w:ascii="Arial" w:hAnsi="Arial" w:cs="Arial"/>
          <w:sz w:val="24"/>
          <w:szCs w:val="24"/>
        </w:rPr>
        <w:t xml:space="preserve">a </w:t>
      </w:r>
      <w:r w:rsidR="00DE6766">
        <w:rPr>
          <w:rFonts w:ascii="Arial" w:hAnsi="Arial" w:cs="Arial"/>
          <w:sz w:val="24"/>
          <w:szCs w:val="24"/>
        </w:rPr>
        <w:t>análise de custos, etc</w:t>
      </w:r>
      <w:r w:rsidR="000F27F0">
        <w:rPr>
          <w:rFonts w:ascii="Arial" w:hAnsi="Arial" w:cs="Arial"/>
          <w:sz w:val="24"/>
          <w:szCs w:val="24"/>
        </w:rPr>
        <w:t xml:space="preserve">. </w:t>
      </w:r>
    </w:p>
    <w:p w14:paraId="4ABBBBA0" w14:textId="50AB73F5" w:rsidR="007A1C39" w:rsidRDefault="000F27F0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ins w:id="31" w:author="Rafael Barbosa" w:date="2017-11-05T14:22:00Z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execução do projeto, </w:t>
      </w:r>
      <w:r w:rsidR="002D1811">
        <w:rPr>
          <w:rFonts w:ascii="Arial" w:hAnsi="Arial" w:cs="Arial"/>
          <w:sz w:val="24"/>
          <w:szCs w:val="24"/>
        </w:rPr>
        <w:t>tudo o que foi planejado anteriormente se materializará e grand</w:t>
      </w:r>
      <w:r w:rsidR="00D9480C">
        <w:rPr>
          <w:rFonts w:ascii="Arial" w:hAnsi="Arial" w:cs="Arial"/>
          <w:sz w:val="24"/>
          <w:szCs w:val="24"/>
        </w:rPr>
        <w:t>e parte do orçamento e esforço será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7A1C39">
        <w:rPr>
          <w:rFonts w:ascii="Arial" w:hAnsi="Arial" w:cs="Arial"/>
          <w:sz w:val="24"/>
          <w:szCs w:val="24"/>
        </w:rPr>
        <w:t>consumido</w:t>
      </w:r>
      <w:r w:rsidR="00D703A5">
        <w:rPr>
          <w:rFonts w:ascii="Arial" w:hAnsi="Arial" w:cs="Arial"/>
          <w:sz w:val="24"/>
          <w:szCs w:val="24"/>
        </w:rPr>
        <w:t xml:space="preserve">. O Monitoramento e controle </w:t>
      </w:r>
      <w:r w:rsidR="002D1811">
        <w:rPr>
          <w:rFonts w:ascii="Arial" w:hAnsi="Arial" w:cs="Arial"/>
          <w:sz w:val="24"/>
          <w:szCs w:val="24"/>
        </w:rPr>
        <w:t>acontece</w:t>
      </w:r>
      <w:r w:rsidR="00D703A5">
        <w:rPr>
          <w:rFonts w:ascii="Arial" w:hAnsi="Arial" w:cs="Arial"/>
          <w:sz w:val="24"/>
          <w:szCs w:val="24"/>
        </w:rPr>
        <w:t>m</w:t>
      </w:r>
      <w:r w:rsidR="002D1811">
        <w:rPr>
          <w:rFonts w:ascii="Arial" w:hAnsi="Arial" w:cs="Arial"/>
          <w:sz w:val="24"/>
          <w:szCs w:val="24"/>
        </w:rPr>
        <w:t xml:space="preserve"> paralelamente às demais fases do projeto e </w:t>
      </w:r>
      <w:r w:rsidR="00D703A5">
        <w:rPr>
          <w:rFonts w:ascii="Arial" w:hAnsi="Arial" w:cs="Arial"/>
          <w:sz w:val="24"/>
          <w:szCs w:val="24"/>
        </w:rPr>
        <w:t>são</w:t>
      </w:r>
      <w:r w:rsidR="002D1811">
        <w:rPr>
          <w:rFonts w:ascii="Arial" w:hAnsi="Arial" w:cs="Arial"/>
          <w:sz w:val="24"/>
          <w:szCs w:val="24"/>
        </w:rPr>
        <w:t xml:space="preserve"> feito</w:t>
      </w:r>
      <w:r w:rsidR="00D703A5">
        <w:rPr>
          <w:rFonts w:ascii="Arial" w:hAnsi="Arial" w:cs="Arial"/>
          <w:sz w:val="24"/>
          <w:szCs w:val="24"/>
        </w:rPr>
        <w:t>s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D703A5">
        <w:rPr>
          <w:rFonts w:ascii="Arial" w:hAnsi="Arial" w:cs="Arial"/>
          <w:sz w:val="24"/>
          <w:szCs w:val="24"/>
        </w:rPr>
        <w:t>c</w:t>
      </w:r>
      <w:r w:rsidR="002D1811">
        <w:rPr>
          <w:rFonts w:ascii="Arial" w:hAnsi="Arial" w:cs="Arial"/>
          <w:sz w:val="24"/>
          <w:szCs w:val="24"/>
        </w:rPr>
        <w:t>o</w:t>
      </w:r>
      <w:r w:rsidR="00D703A5">
        <w:rPr>
          <w:rFonts w:ascii="Arial" w:hAnsi="Arial" w:cs="Arial"/>
          <w:sz w:val="24"/>
          <w:szCs w:val="24"/>
        </w:rPr>
        <w:t>m</w:t>
      </w:r>
      <w:r w:rsidR="002D1811">
        <w:rPr>
          <w:rFonts w:ascii="Arial" w:hAnsi="Arial" w:cs="Arial"/>
          <w:sz w:val="24"/>
          <w:szCs w:val="24"/>
        </w:rPr>
        <w:t xml:space="preserve"> </w:t>
      </w:r>
      <w:r w:rsidR="002D1811" w:rsidRPr="00D04B0A">
        <w:rPr>
          <w:rFonts w:ascii="Arial" w:hAnsi="Arial" w:cs="Arial"/>
          <w:sz w:val="24"/>
          <w:szCs w:val="24"/>
        </w:rPr>
        <w:t>acompanhamento</w:t>
      </w:r>
      <w:r w:rsidR="005413DD">
        <w:rPr>
          <w:rFonts w:ascii="Arial" w:hAnsi="Arial" w:cs="Arial"/>
          <w:sz w:val="24"/>
          <w:szCs w:val="24"/>
        </w:rPr>
        <w:t xml:space="preserve"> e controle</w:t>
      </w:r>
      <w:r w:rsidR="002D1811" w:rsidRPr="00D04B0A">
        <w:rPr>
          <w:rFonts w:ascii="Arial" w:hAnsi="Arial" w:cs="Arial"/>
          <w:sz w:val="24"/>
          <w:szCs w:val="24"/>
        </w:rPr>
        <w:t xml:space="preserve"> do projeto</w:t>
      </w:r>
      <w:r w:rsidR="002D1811">
        <w:rPr>
          <w:rFonts w:ascii="Arial" w:hAnsi="Arial" w:cs="Arial"/>
          <w:sz w:val="24"/>
          <w:szCs w:val="24"/>
        </w:rPr>
        <w:t>, comparando o resultado real com o resultado previsto,</w:t>
      </w:r>
      <w:r w:rsidR="005413DD">
        <w:rPr>
          <w:rFonts w:ascii="Arial" w:hAnsi="Arial" w:cs="Arial"/>
          <w:sz w:val="24"/>
          <w:szCs w:val="24"/>
        </w:rPr>
        <w:t xml:space="preserve"> de modo a propor ações corretivas e preventivas</w:t>
      </w:r>
      <w:r w:rsidR="00D703A5">
        <w:rPr>
          <w:rFonts w:ascii="Arial" w:hAnsi="Arial" w:cs="Arial"/>
          <w:sz w:val="24"/>
          <w:szCs w:val="24"/>
        </w:rPr>
        <w:t>,</w:t>
      </w:r>
      <w:r w:rsidR="003D025C">
        <w:rPr>
          <w:rFonts w:ascii="Arial" w:hAnsi="Arial" w:cs="Arial"/>
          <w:sz w:val="24"/>
          <w:szCs w:val="24"/>
        </w:rPr>
        <w:t xml:space="preserve"> caso seja identificado </w:t>
      </w:r>
      <w:r w:rsidR="002D569E">
        <w:rPr>
          <w:rFonts w:ascii="Arial" w:hAnsi="Arial" w:cs="Arial"/>
          <w:sz w:val="24"/>
          <w:szCs w:val="24"/>
        </w:rPr>
        <w:t>alguma incoerência</w:t>
      </w:r>
      <w:r w:rsidR="005413DD">
        <w:rPr>
          <w:rFonts w:ascii="Arial" w:hAnsi="Arial" w:cs="Arial"/>
          <w:sz w:val="24"/>
          <w:szCs w:val="24"/>
        </w:rPr>
        <w:t>.</w:t>
      </w:r>
      <w:r w:rsidR="003D025C">
        <w:rPr>
          <w:rFonts w:ascii="Arial" w:hAnsi="Arial" w:cs="Arial"/>
          <w:sz w:val="24"/>
          <w:szCs w:val="24"/>
        </w:rPr>
        <w:t xml:space="preserve"> </w:t>
      </w:r>
      <w:r w:rsidR="002D1811">
        <w:rPr>
          <w:rFonts w:ascii="Arial" w:hAnsi="Arial" w:cs="Arial"/>
          <w:sz w:val="24"/>
          <w:szCs w:val="24"/>
        </w:rPr>
        <w:t xml:space="preserve"> </w:t>
      </w:r>
    </w:p>
    <w:p w14:paraId="1F19BE2C" w14:textId="65C1AF54" w:rsidR="00691944" w:rsidRDefault="008950BF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fase final é o Encerramento, no qual são aval</w:t>
      </w:r>
      <w:r w:rsidR="008426A1">
        <w:rPr>
          <w:rFonts w:ascii="Arial" w:hAnsi="Arial" w:cs="Arial"/>
          <w:sz w:val="24"/>
          <w:szCs w:val="24"/>
        </w:rPr>
        <w:t>iados os resultados do projeto,</w:t>
      </w:r>
      <w:r>
        <w:rPr>
          <w:rFonts w:ascii="Arial" w:hAnsi="Arial" w:cs="Arial"/>
          <w:sz w:val="24"/>
          <w:szCs w:val="24"/>
        </w:rPr>
        <w:t xml:space="preserve"> </w:t>
      </w:r>
      <w:r w:rsidR="008426A1">
        <w:rPr>
          <w:rFonts w:ascii="Arial" w:hAnsi="Arial" w:cs="Arial"/>
          <w:sz w:val="24"/>
          <w:szCs w:val="24"/>
        </w:rPr>
        <w:lastRenderedPageBreak/>
        <w:t xml:space="preserve">desmobilizados os recursos utilizados e </w:t>
      </w:r>
      <w:r w:rsidR="007A1C39">
        <w:rPr>
          <w:rFonts w:ascii="Arial" w:hAnsi="Arial" w:cs="Arial"/>
          <w:sz w:val="24"/>
          <w:szCs w:val="24"/>
        </w:rPr>
        <w:t xml:space="preserve">registradas </w:t>
      </w:r>
      <w:r w:rsidR="008426A1">
        <w:rPr>
          <w:rFonts w:ascii="Arial" w:hAnsi="Arial" w:cs="Arial"/>
          <w:sz w:val="24"/>
          <w:szCs w:val="24"/>
        </w:rPr>
        <w:t>as lições aprendidas, sendo conhecida como a Fase de Aprendizado</w:t>
      </w:r>
      <w:r w:rsidR="005809C0">
        <w:rPr>
          <w:rFonts w:ascii="Arial" w:hAnsi="Arial" w:cs="Arial"/>
          <w:sz w:val="24"/>
          <w:szCs w:val="24"/>
        </w:rPr>
        <w:t>.</w:t>
      </w:r>
    </w:p>
    <w:p w14:paraId="28D498BD" w14:textId="77777777" w:rsidR="005809C0" w:rsidRDefault="005809C0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9A157AE" w14:textId="42E2C63E" w:rsidR="000009E2" w:rsidRPr="004D6A8F" w:rsidRDefault="004D1FD2" w:rsidP="004D6A8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.7</w:t>
      </w:r>
      <w:r w:rsidR="006B6A36">
        <w:rPr>
          <w:rFonts w:ascii="Arial" w:hAnsi="Arial" w:cs="Arial"/>
          <w:b/>
          <w:sz w:val="24"/>
          <w:szCs w:val="24"/>
        </w:rPr>
        <w:t xml:space="preserve"> </w:t>
      </w:r>
      <w:r w:rsidR="006522A8">
        <w:rPr>
          <w:rFonts w:ascii="Arial" w:hAnsi="Arial" w:cs="Arial"/>
          <w:b/>
          <w:sz w:val="24"/>
          <w:szCs w:val="24"/>
        </w:rPr>
        <w:t>Á</w:t>
      </w:r>
      <w:r w:rsidR="00C36C44">
        <w:rPr>
          <w:rFonts w:ascii="Arial" w:hAnsi="Arial" w:cs="Arial"/>
          <w:b/>
          <w:sz w:val="24"/>
          <w:szCs w:val="24"/>
        </w:rPr>
        <w:t>reas de conhecimento</w:t>
      </w:r>
    </w:p>
    <w:p w14:paraId="7DAD82CD" w14:textId="6BE888E0" w:rsidR="00E30A84" w:rsidRDefault="007004DF" w:rsidP="00DF3FD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Os 47 processos de gerenciamento identificados no Guia PMBOK são agrupados em dez áreas de conhecimento distintas</w:t>
      </w:r>
      <w:r w:rsidR="00242935">
        <w:rPr>
          <w:rFonts w:ascii="Arial" w:hAnsi="Arial" w:cs="Arial"/>
          <w:sz w:val="24"/>
          <w:szCs w:val="24"/>
        </w:rPr>
        <w:t>, conforme a Figura 3</w:t>
      </w:r>
      <w:r w:rsidR="00111844">
        <w:rPr>
          <w:rFonts w:ascii="Arial" w:hAnsi="Arial" w:cs="Arial"/>
          <w:sz w:val="24"/>
          <w:szCs w:val="24"/>
        </w:rPr>
        <w:t xml:space="preserve"> e a descrição</w:t>
      </w:r>
      <w:r w:rsidR="00941BAF">
        <w:rPr>
          <w:rFonts w:ascii="Arial" w:hAnsi="Arial" w:cs="Arial"/>
          <w:sz w:val="24"/>
          <w:szCs w:val="24"/>
        </w:rPr>
        <w:t xml:space="preserve"> de</w:t>
      </w:r>
      <w:r w:rsidR="00111844">
        <w:rPr>
          <w:rFonts w:ascii="Arial" w:hAnsi="Arial" w:cs="Arial"/>
          <w:sz w:val="24"/>
          <w:szCs w:val="24"/>
        </w:rPr>
        <w:t xml:space="preserve"> cada uma dessas áreas consta na Tabela 1</w:t>
      </w:r>
      <w:r w:rsidR="005B5CBF">
        <w:rPr>
          <w:rFonts w:ascii="Arial" w:hAnsi="Arial" w:cs="Arial"/>
          <w:sz w:val="24"/>
          <w:szCs w:val="24"/>
        </w:rPr>
        <w:t>.</w:t>
      </w:r>
      <w:r w:rsidR="00E30A84">
        <w:rPr>
          <w:rFonts w:ascii="Arial" w:hAnsi="Arial" w:cs="Arial"/>
          <w:sz w:val="24"/>
          <w:szCs w:val="24"/>
        </w:rPr>
        <w:t xml:space="preserve"> </w:t>
      </w:r>
    </w:p>
    <w:p w14:paraId="047FF574" w14:textId="77777777" w:rsidR="00E30A84" w:rsidRPr="00E30A84" w:rsidRDefault="00E30A84" w:rsidP="000B645F">
      <w:pPr>
        <w:widowControl w:val="0"/>
        <w:autoSpaceDE w:val="0"/>
        <w:autoSpaceDN w:val="0"/>
        <w:adjustRightInd w:val="0"/>
        <w:spacing w:after="240" w:line="360" w:lineRule="auto"/>
        <w:ind w:left="2268"/>
        <w:jc w:val="both"/>
        <w:rPr>
          <w:rFonts w:ascii="Arial" w:hAnsi="Arial" w:cs="Arial"/>
        </w:rPr>
      </w:pPr>
      <w:r w:rsidRPr="00E30A84">
        <w:rPr>
          <w:rFonts w:ascii="Arial" w:hAnsi="Arial" w:cs="Arial"/>
        </w:rPr>
        <w:t>Uma área de conhecimento representa um conjunto completo de conceitos, termos e atividades que compõem um campo profissional, campo de gerenciamento de projeto, ou uma área de especialização.</w:t>
      </w:r>
      <w:r w:rsidR="005B5CBF" w:rsidRPr="00E30A84">
        <w:rPr>
          <w:rFonts w:ascii="Arial" w:hAnsi="Arial" w:cs="Arial"/>
        </w:rPr>
        <w:t xml:space="preserve"> </w:t>
      </w:r>
      <w:r w:rsidR="00B47D37">
        <w:rPr>
          <w:rFonts w:ascii="Arial" w:hAnsi="Arial" w:cs="Arial"/>
        </w:rPr>
        <w:t>(PMBOK, 2013)</w:t>
      </w:r>
    </w:p>
    <w:p w14:paraId="3BF803BC" w14:textId="2F545EDA" w:rsidR="006B6A36" w:rsidRDefault="009934EE" w:rsidP="00DF3FD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9934EE">
        <w:rPr>
          <w:rFonts w:ascii="Arial" w:hAnsi="Arial" w:cs="Arial"/>
          <w:sz w:val="24"/>
          <w:szCs w:val="24"/>
        </w:rPr>
        <w:t>V</w:t>
      </w:r>
      <w:r w:rsidR="00323660">
        <w:rPr>
          <w:rFonts w:ascii="Arial" w:hAnsi="Arial" w:cs="Arial"/>
          <w:sz w:val="24"/>
          <w:szCs w:val="24"/>
        </w:rPr>
        <w:t>argas</w:t>
      </w:r>
      <w:r w:rsidR="003431DF">
        <w:rPr>
          <w:rFonts w:ascii="Arial" w:hAnsi="Arial" w:cs="Arial"/>
          <w:sz w:val="24"/>
          <w:szCs w:val="24"/>
        </w:rPr>
        <w:t xml:space="preserve"> (2016) c</w:t>
      </w:r>
      <w:r w:rsidR="005B5CBF">
        <w:rPr>
          <w:rFonts w:ascii="Arial" w:hAnsi="Arial" w:cs="Arial"/>
          <w:sz w:val="24"/>
          <w:szCs w:val="24"/>
        </w:rPr>
        <w:t>ada processo tem um detalhamento específico e uma abrangência própria, porém está integrado com os demais, formando um todo único e organizado.</w:t>
      </w:r>
    </w:p>
    <w:p w14:paraId="34B41DA9" w14:textId="77777777" w:rsidR="00304034" w:rsidRDefault="00242935" w:rsidP="00746690">
      <w:pPr>
        <w:widowControl w:val="0"/>
        <w:autoSpaceDE w:val="0"/>
        <w:autoSpaceDN w:val="0"/>
        <w:adjustRightInd w:val="0"/>
        <w:spacing w:after="240" w:line="360" w:lineRule="auto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</w:rPr>
        <w:t>Figura 3</w:t>
      </w:r>
      <w:r w:rsidR="00062734" w:rsidRPr="00242935">
        <w:rPr>
          <w:rFonts w:ascii="Arial" w:hAnsi="Arial" w:cs="Arial"/>
          <w:b/>
          <w:color w:val="000000"/>
        </w:rPr>
        <w:t>.</w:t>
      </w:r>
      <w:r w:rsidR="00062734" w:rsidRPr="00242935">
        <w:rPr>
          <w:rFonts w:ascii="Arial" w:hAnsi="Arial" w:cs="Arial"/>
          <w:color w:val="000000"/>
        </w:rPr>
        <w:t xml:space="preserve"> A</w:t>
      </w:r>
      <w:r w:rsidR="0091519A" w:rsidRPr="00242935">
        <w:rPr>
          <w:rFonts w:ascii="Arial" w:hAnsi="Arial" w:cs="Arial"/>
          <w:color w:val="000000"/>
        </w:rPr>
        <w:t>s</w:t>
      </w:r>
      <w:r w:rsidR="00746690" w:rsidRPr="00242935">
        <w:rPr>
          <w:rFonts w:ascii="Arial" w:hAnsi="Arial" w:cs="Arial"/>
          <w:color w:val="000000"/>
        </w:rPr>
        <w:t xml:space="preserve"> dez áreas de conhecimento do gerenciamento de projetos</w:t>
      </w:r>
      <w:r w:rsidR="00746690">
        <w:rPr>
          <w:rFonts w:ascii="Times" w:hAnsi="Times" w:cs="Times"/>
          <w:color w:val="000000"/>
          <w:sz w:val="24"/>
          <w:szCs w:val="24"/>
        </w:rPr>
        <w:t xml:space="preserve"> </w:t>
      </w:r>
      <w:r w:rsidR="00F80B12"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2D94B06E" wp14:editId="057D8513">
            <wp:extent cx="3095424" cy="3240000"/>
            <wp:effectExtent l="0" t="0" r="3810" b="11430"/>
            <wp:docPr id="13" name="Imagem 13" descr="Figura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ura_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2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B87A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 xml:space="preserve">Fonte: VARGAS, 2016, P. </w:t>
      </w:r>
      <w:r>
        <w:rPr>
          <w:rFonts w:ascii="Arial" w:hAnsi="Arial" w:cs="Arial"/>
          <w:color w:val="000000"/>
        </w:rPr>
        <w:t>52</w:t>
      </w:r>
      <w:r w:rsidRPr="00242935">
        <w:rPr>
          <w:rFonts w:ascii="Arial" w:hAnsi="Arial" w:cs="Arial"/>
          <w:color w:val="000000"/>
        </w:rPr>
        <w:t>.</w:t>
      </w:r>
    </w:p>
    <w:p w14:paraId="20CC2997" w14:textId="77777777" w:rsidR="00DD72D8" w:rsidRDefault="00D33051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1</w:t>
      </w:r>
      <w:r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>
        <w:rPr>
          <w:rFonts w:ascii="Times" w:hAnsi="Times" w:cs="Times"/>
          <w:color w:val="000000"/>
          <w:sz w:val="24"/>
          <w:szCs w:val="24"/>
        </w:rPr>
        <w:t xml:space="preserve"> As dez áreas de conhecimento do gerenciamento de projetos e suas</w:t>
      </w:r>
      <w:r w:rsidR="00B85E09">
        <w:rPr>
          <w:rFonts w:ascii="Times" w:hAnsi="Times" w:cs="Times"/>
          <w:color w:val="000000"/>
          <w:sz w:val="24"/>
          <w:szCs w:val="24"/>
        </w:rPr>
        <w:t xml:space="preserve"> respectivas</w:t>
      </w:r>
      <w:r>
        <w:rPr>
          <w:rFonts w:ascii="Times" w:hAnsi="Times" w:cs="Times"/>
          <w:color w:val="000000"/>
          <w:sz w:val="24"/>
          <w:szCs w:val="24"/>
        </w:rPr>
        <w:t xml:space="preserve"> descrições</w:t>
      </w:r>
    </w:p>
    <w:p w14:paraId="536456B4" w14:textId="77777777" w:rsidR="00AA3C5A" w:rsidRDefault="00AA3C5A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B5F10DB" w14:textId="77777777" w:rsidR="002F7A61" w:rsidRDefault="002F7A61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91676C1" w14:textId="77777777" w:rsidR="00AA3C5A" w:rsidRDefault="00AA3C5A" w:rsidP="00D33051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3"/>
        <w:gridCol w:w="6288"/>
      </w:tblGrid>
      <w:tr w:rsidR="006F0E19" w:rsidRPr="006356C4" w14:paraId="149BE806" w14:textId="77777777" w:rsidTr="000B645F">
        <w:trPr>
          <w:trHeight w:val="242"/>
        </w:trPr>
        <w:tc>
          <w:tcPr>
            <w:tcW w:w="2802" w:type="dxa"/>
            <w:shd w:val="clear" w:color="auto" w:fill="auto"/>
          </w:tcPr>
          <w:p w14:paraId="0DD691C0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b/>
                <w:color w:val="000000"/>
                <w:sz w:val="24"/>
                <w:szCs w:val="24"/>
              </w:rPr>
              <w:t>Áreas de conhecimento</w:t>
            </w:r>
          </w:p>
        </w:tc>
        <w:tc>
          <w:tcPr>
            <w:tcW w:w="6409" w:type="dxa"/>
            <w:shd w:val="clear" w:color="auto" w:fill="auto"/>
          </w:tcPr>
          <w:p w14:paraId="7BA218BC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6F0E19" w:rsidRPr="006356C4" w14:paraId="54CC3F69" w14:textId="77777777" w:rsidTr="000B645F">
        <w:tc>
          <w:tcPr>
            <w:tcW w:w="2802" w:type="dxa"/>
            <w:shd w:val="clear" w:color="auto" w:fill="auto"/>
          </w:tcPr>
          <w:p w14:paraId="3C20EE3E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 Integração</w:t>
            </w:r>
          </w:p>
        </w:tc>
        <w:tc>
          <w:tcPr>
            <w:tcW w:w="6409" w:type="dxa"/>
            <w:shd w:val="clear" w:color="auto" w:fill="auto"/>
          </w:tcPr>
          <w:p w14:paraId="5660A5FA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</w:t>
            </w:r>
            <w:r w:rsidR="00587376" w:rsidRPr="006356C4">
              <w:rPr>
                <w:rFonts w:ascii="Times" w:hAnsi="Times" w:cs="Times"/>
                <w:color w:val="000000"/>
                <w:sz w:val="24"/>
                <w:szCs w:val="24"/>
              </w:rPr>
              <w:t>os requeridos para garantir que todas as demais áreas estejam integradas em um todo único.</w:t>
            </w:r>
          </w:p>
        </w:tc>
      </w:tr>
      <w:tr w:rsidR="006F0E19" w:rsidRPr="006356C4" w14:paraId="38D025D2" w14:textId="77777777" w:rsidTr="000B645F">
        <w:tc>
          <w:tcPr>
            <w:tcW w:w="2802" w:type="dxa"/>
            <w:shd w:val="clear" w:color="auto" w:fill="auto"/>
          </w:tcPr>
          <w:p w14:paraId="3AA985F2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 Escopo</w:t>
            </w:r>
          </w:p>
        </w:tc>
        <w:tc>
          <w:tcPr>
            <w:tcW w:w="6409" w:type="dxa"/>
            <w:shd w:val="clear" w:color="auto" w:fill="auto"/>
          </w:tcPr>
          <w:p w14:paraId="148476D9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</w:t>
            </w:r>
            <w:r w:rsidR="00DE64DC" w:rsidRPr="006356C4">
              <w:rPr>
                <w:rFonts w:ascii="Times" w:hAnsi="Times" w:cs="Times"/>
                <w:color w:val="000000"/>
                <w:sz w:val="24"/>
                <w:szCs w:val="24"/>
              </w:rPr>
              <w:t>necessários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para assegurar</w:t>
            </w:r>
            <w:r w:rsidR="00DE64DC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que, no projeto, esteja incluído todo o trabalho requerido, e somente o trabal</w:t>
            </w:r>
            <w:r w:rsidR="009F0A14" w:rsidRPr="006356C4">
              <w:rPr>
                <w:rFonts w:ascii="Times" w:hAnsi="Times" w:cs="Times"/>
                <w:color w:val="000000"/>
                <w:sz w:val="24"/>
                <w:szCs w:val="24"/>
              </w:rPr>
              <w:t>ho requerido.</w:t>
            </w:r>
          </w:p>
        </w:tc>
      </w:tr>
      <w:tr w:rsidR="006F0E19" w:rsidRPr="006356C4" w14:paraId="457D3D1E" w14:textId="77777777" w:rsidTr="000B645F">
        <w:tc>
          <w:tcPr>
            <w:tcW w:w="2802" w:type="dxa"/>
            <w:shd w:val="clear" w:color="auto" w:fill="auto"/>
          </w:tcPr>
          <w:p w14:paraId="2447AB9A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 Tempo</w:t>
            </w:r>
          </w:p>
        </w:tc>
        <w:tc>
          <w:tcPr>
            <w:tcW w:w="6409" w:type="dxa"/>
            <w:shd w:val="clear" w:color="auto" w:fill="auto"/>
          </w:tcPr>
          <w:p w14:paraId="6C8F0344" w14:textId="77777777" w:rsidR="009C1F27" w:rsidRPr="006356C4" w:rsidRDefault="00DE64DC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necessários para </w:t>
            </w:r>
            <w:r w:rsidR="00384204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garantir </w:t>
            </w:r>
            <w:r w:rsidR="00AE7F7B" w:rsidRPr="006356C4">
              <w:rPr>
                <w:rFonts w:ascii="Times" w:hAnsi="Times" w:cs="Times"/>
                <w:color w:val="000000"/>
                <w:sz w:val="24"/>
                <w:szCs w:val="24"/>
              </w:rPr>
              <w:t>que o projeto seja conclu</w:t>
            </w:r>
            <w:r w:rsidR="003A7B4D" w:rsidRPr="006356C4">
              <w:rPr>
                <w:rFonts w:ascii="Times" w:hAnsi="Times" w:cs="Times"/>
                <w:color w:val="000000"/>
                <w:sz w:val="24"/>
                <w:szCs w:val="24"/>
              </w:rPr>
              <w:t>ído dentro do prazo determinado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. É uma das áreas mais visíveis do gerenciamento de projetos.</w:t>
            </w:r>
          </w:p>
        </w:tc>
      </w:tr>
      <w:tr w:rsidR="006F0E19" w:rsidRPr="006356C4" w14:paraId="495E2FF9" w14:textId="77777777" w:rsidTr="000B645F">
        <w:tc>
          <w:tcPr>
            <w:tcW w:w="2802" w:type="dxa"/>
            <w:shd w:val="clear" w:color="auto" w:fill="auto"/>
          </w:tcPr>
          <w:p w14:paraId="709E73A6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dos Custos</w:t>
            </w:r>
          </w:p>
        </w:tc>
        <w:tc>
          <w:tcPr>
            <w:tcW w:w="6409" w:type="dxa"/>
            <w:shd w:val="clear" w:color="auto" w:fill="auto"/>
          </w:tcPr>
          <w:p w14:paraId="09C799A6" w14:textId="40CB28E4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A716C3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r w:rsidR="007A736D" w:rsidRPr="006356C4">
              <w:rPr>
                <w:rFonts w:ascii="Times" w:hAnsi="Times" w:cs="Times"/>
                <w:color w:val="000000"/>
                <w:sz w:val="24"/>
                <w:szCs w:val="24"/>
              </w:rPr>
              <w:t>que o capital disponível será suficiente para obter todos os recursos para a realização dos trabalhos do projeto</w:t>
            </w:r>
            <w:r w:rsidR="00A716C3" w:rsidRPr="006356C4">
              <w:rPr>
                <w:rFonts w:ascii="Times" w:hAnsi="Times" w:cs="Times"/>
                <w:color w:val="000000"/>
                <w:sz w:val="24"/>
                <w:szCs w:val="24"/>
              </w:rPr>
              <w:t>.</w:t>
            </w:r>
          </w:p>
        </w:tc>
      </w:tr>
      <w:tr w:rsidR="006F0E19" w:rsidRPr="006356C4" w14:paraId="0E565AFA" w14:textId="77777777" w:rsidTr="000B645F">
        <w:tc>
          <w:tcPr>
            <w:tcW w:w="2802" w:type="dxa"/>
            <w:shd w:val="clear" w:color="auto" w:fill="auto"/>
          </w:tcPr>
          <w:p w14:paraId="3D6345EA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 Qualidade</w:t>
            </w:r>
          </w:p>
        </w:tc>
        <w:tc>
          <w:tcPr>
            <w:tcW w:w="6409" w:type="dxa"/>
            <w:shd w:val="clear" w:color="auto" w:fill="auto"/>
          </w:tcPr>
          <w:p w14:paraId="247DEF69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731B1A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o projeto será concluído dentro da qualidade desejada, satisfazendo as necessidades de todos os envolvidos</w:t>
            </w:r>
            <w:r w:rsidR="006E101C" w:rsidRPr="006356C4">
              <w:rPr>
                <w:rFonts w:ascii="Times" w:hAnsi="Times" w:cs="Times"/>
                <w:color w:val="000000"/>
                <w:sz w:val="24"/>
                <w:szCs w:val="24"/>
              </w:rPr>
              <w:t>.</w:t>
            </w:r>
          </w:p>
        </w:tc>
      </w:tr>
      <w:tr w:rsidR="006F0E19" w:rsidRPr="006356C4" w14:paraId="0ED7929C" w14:textId="77777777" w:rsidTr="000B645F">
        <w:tc>
          <w:tcPr>
            <w:tcW w:w="2802" w:type="dxa"/>
            <w:shd w:val="clear" w:color="auto" w:fill="auto"/>
          </w:tcPr>
          <w:p w14:paraId="21ECD568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dos Recursos Humanos</w:t>
            </w:r>
          </w:p>
        </w:tc>
        <w:tc>
          <w:tcPr>
            <w:tcW w:w="6409" w:type="dxa"/>
            <w:shd w:val="clear" w:color="auto" w:fill="auto"/>
          </w:tcPr>
          <w:p w14:paraId="15C3AD2F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>a os processos</w:t>
            </w:r>
            <w:r w:rsidR="002074E1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requeridos para fazer melhor uso 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>do pessoal envolvido com o projeto.</w:t>
            </w:r>
          </w:p>
        </w:tc>
      </w:tr>
      <w:tr w:rsidR="006F0E19" w:rsidRPr="006356C4" w14:paraId="3A53AC0C" w14:textId="77777777" w:rsidTr="000B645F">
        <w:tc>
          <w:tcPr>
            <w:tcW w:w="2802" w:type="dxa"/>
            <w:shd w:val="clear" w:color="auto" w:fill="auto"/>
          </w:tcPr>
          <w:p w14:paraId="7F20166D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Comunicações</w:t>
            </w:r>
          </w:p>
        </w:tc>
        <w:tc>
          <w:tcPr>
            <w:tcW w:w="6409" w:type="dxa"/>
            <w:shd w:val="clear" w:color="auto" w:fill="auto"/>
          </w:tcPr>
          <w:p w14:paraId="0D0956CD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que engloba os processos requeridos para assegurar</w:t>
            </w:r>
            <w:r w:rsidR="004435DA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as informações do projeto sejam adequadamente obtidas e disseminadas.</w:t>
            </w:r>
          </w:p>
        </w:tc>
      </w:tr>
      <w:tr w:rsidR="006F0E19" w:rsidRPr="006356C4" w14:paraId="2A372B06" w14:textId="77777777" w:rsidTr="000B645F">
        <w:tc>
          <w:tcPr>
            <w:tcW w:w="2802" w:type="dxa"/>
            <w:shd w:val="clear" w:color="auto" w:fill="auto"/>
          </w:tcPr>
          <w:p w14:paraId="36FC1D54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dos Riscos</w:t>
            </w:r>
          </w:p>
        </w:tc>
        <w:tc>
          <w:tcPr>
            <w:tcW w:w="6409" w:type="dxa"/>
            <w:shd w:val="clear" w:color="auto" w:fill="auto"/>
          </w:tcPr>
          <w:p w14:paraId="00FDF89C" w14:textId="77777777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</w:t>
            </w:r>
            <w:r w:rsidR="00231494" w:rsidRPr="006356C4">
              <w:rPr>
                <w:rFonts w:ascii="Times" w:hAnsi="Times" w:cs="Times"/>
                <w:color w:val="000000"/>
                <w:sz w:val="24"/>
                <w:szCs w:val="24"/>
              </w:rPr>
              <w:t>visa planejar, identificar, qualificar, quantificar, responder e monitorar os riscos do projeto.</w:t>
            </w:r>
          </w:p>
        </w:tc>
      </w:tr>
      <w:tr w:rsidR="006F0E19" w:rsidRPr="006356C4" w14:paraId="3F515173" w14:textId="77777777" w:rsidTr="000B645F">
        <w:tc>
          <w:tcPr>
            <w:tcW w:w="2802" w:type="dxa"/>
            <w:shd w:val="clear" w:color="auto" w:fill="auto"/>
          </w:tcPr>
          <w:p w14:paraId="217A616B" w14:textId="77777777" w:rsidR="009C1F27" w:rsidRPr="006356C4" w:rsidRDefault="009C1F27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Aquisições</w:t>
            </w:r>
          </w:p>
        </w:tc>
        <w:tc>
          <w:tcPr>
            <w:tcW w:w="6409" w:type="dxa"/>
            <w:shd w:val="clear" w:color="auto" w:fill="auto"/>
          </w:tcPr>
          <w:p w14:paraId="6EF81BD9" w14:textId="4CEC94FC" w:rsidR="009C1F27" w:rsidRPr="006356C4" w:rsidRDefault="00636F7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Área que engloba os processos requeridos para </w:t>
            </w:r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adquirir elementos externos, bens e </w:t>
            </w:r>
            <w:proofErr w:type="gramStart"/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>serviços  de</w:t>
            </w:r>
            <w:proofErr w:type="gramEnd"/>
            <w:r w:rsidR="00A414D0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fora da organização promotora. </w:t>
            </w:r>
          </w:p>
        </w:tc>
      </w:tr>
      <w:tr w:rsidR="006F0E19" w:rsidRPr="006356C4" w14:paraId="3F76B79E" w14:textId="77777777" w:rsidTr="000B645F">
        <w:tc>
          <w:tcPr>
            <w:tcW w:w="2802" w:type="dxa"/>
            <w:shd w:val="clear" w:color="auto" w:fill="auto"/>
          </w:tcPr>
          <w:p w14:paraId="2DAE8384" w14:textId="77777777" w:rsidR="00C43480" w:rsidRPr="006356C4" w:rsidRDefault="00C43480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Gerenciamento das Partes Interessadas</w:t>
            </w:r>
          </w:p>
        </w:tc>
        <w:tc>
          <w:tcPr>
            <w:tcW w:w="6409" w:type="dxa"/>
            <w:shd w:val="clear" w:color="auto" w:fill="auto"/>
          </w:tcPr>
          <w:p w14:paraId="1AF83785" w14:textId="77777777" w:rsidR="00C43480" w:rsidRPr="006356C4" w:rsidRDefault="00CB1701" w:rsidP="000B645F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" w:hAnsi="Times" w:cs="Times"/>
                <w:color w:val="000000"/>
                <w:sz w:val="24"/>
                <w:szCs w:val="24"/>
              </w:rPr>
            </w:pP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>Área criada na 5ª Edição do guia</w:t>
            </w:r>
            <w:r w:rsidR="008A0087"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PMBOK</w:t>
            </w:r>
            <w:r w:rsidRPr="006356C4">
              <w:rPr>
                <w:rFonts w:ascii="Times" w:hAnsi="Times" w:cs="Times"/>
                <w:color w:val="000000"/>
                <w:sz w:val="24"/>
                <w:szCs w:val="24"/>
              </w:rPr>
              <w:t xml:space="preserve"> que engloba os processos requeridos para garantir que as partes interessadas no projeto sejam identificadas, avaliadas e estrategicamente gerenciadas.</w:t>
            </w:r>
          </w:p>
        </w:tc>
      </w:tr>
    </w:tbl>
    <w:p w14:paraId="486EFB1E" w14:textId="77777777" w:rsidR="00870779" w:rsidRPr="00E536D1" w:rsidRDefault="00870779" w:rsidP="0087077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4A49C1E" w14:textId="77777777" w:rsidR="008478D8" w:rsidRDefault="008478D8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0DC00FB" w14:textId="77777777" w:rsidR="004D1FD2" w:rsidRDefault="004D1FD2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631E6975" w14:textId="77777777" w:rsidR="004D1FD2" w:rsidRDefault="004D1FD2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A060C28" w14:textId="1A509061" w:rsidR="008478D8" w:rsidRPr="00904480" w:rsidRDefault="004D1FD2" w:rsidP="008478D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</w:t>
      </w:r>
      <w:r w:rsidR="00F019A0">
        <w:rPr>
          <w:rFonts w:ascii="Arial" w:hAnsi="Arial" w:cs="Arial"/>
          <w:b/>
          <w:sz w:val="24"/>
          <w:szCs w:val="24"/>
        </w:rPr>
        <w:t>.8</w:t>
      </w:r>
      <w:r w:rsidR="008478D8">
        <w:rPr>
          <w:rFonts w:ascii="Arial" w:hAnsi="Arial" w:cs="Arial"/>
          <w:b/>
          <w:sz w:val="24"/>
          <w:szCs w:val="24"/>
        </w:rPr>
        <w:t xml:space="preserve"> O Ambiente Organizacional</w:t>
      </w:r>
    </w:p>
    <w:p w14:paraId="750D2B87" w14:textId="77777777" w:rsidR="008478D8" w:rsidRDefault="008478D8" w:rsidP="008478D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54BC172" w14:textId="4A2CAE02" w:rsidR="008478D8" w:rsidRDefault="008478D8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  <w:t>Os projetos e o seu gerenciamento são executados em um ambiente mais amplo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do </w:t>
      </w:r>
      <w:r w:rsidR="0021019D">
        <w:rPr>
          <w:rFonts w:ascii="Arial" w:hAnsi="Arial" w:cs="Arial"/>
          <w:color w:val="000000"/>
          <w:sz w:val="24"/>
          <w:szCs w:val="24"/>
        </w:rPr>
        <w:t xml:space="preserve">que </w:t>
      </w:r>
      <w:r w:rsidR="000E7EBD">
        <w:rPr>
          <w:rFonts w:ascii="Arial" w:hAnsi="Arial" w:cs="Arial"/>
          <w:color w:val="000000"/>
          <w:sz w:val="24"/>
          <w:szCs w:val="24"/>
        </w:rPr>
        <w:t>eles mesmos e estão</w:t>
      </w:r>
      <w:r>
        <w:rPr>
          <w:rFonts w:ascii="Arial" w:hAnsi="Arial" w:cs="Arial"/>
          <w:color w:val="000000"/>
          <w:sz w:val="24"/>
          <w:szCs w:val="24"/>
        </w:rPr>
        <w:t xml:space="preserve"> imerso</w:t>
      </w:r>
      <w:r w:rsidR="000E7EBD">
        <w:rPr>
          <w:rFonts w:ascii="Arial" w:hAnsi="Arial" w:cs="Arial"/>
          <w:color w:val="000000"/>
          <w:sz w:val="24"/>
          <w:szCs w:val="24"/>
        </w:rPr>
        <w:t>s</w:t>
      </w:r>
      <w:r>
        <w:rPr>
          <w:rFonts w:ascii="Arial" w:hAnsi="Arial" w:cs="Arial"/>
          <w:color w:val="000000"/>
          <w:sz w:val="24"/>
          <w:szCs w:val="24"/>
        </w:rPr>
        <w:t xml:space="preserve"> em uma determinada hierarquia de sistemas que precisa ser respeita</w:t>
      </w:r>
      <w:r w:rsidR="00CC4930">
        <w:rPr>
          <w:rFonts w:ascii="Arial" w:hAnsi="Arial" w:cs="Arial"/>
          <w:color w:val="000000"/>
          <w:sz w:val="24"/>
          <w:szCs w:val="24"/>
        </w:rPr>
        <w:t>da</w:t>
      </w:r>
      <w:r w:rsidR="00B56975">
        <w:rPr>
          <w:rFonts w:ascii="Arial" w:hAnsi="Arial" w:cs="Arial"/>
          <w:color w:val="000000"/>
          <w:sz w:val="24"/>
          <w:szCs w:val="24"/>
        </w:rPr>
        <w:t xml:space="preserve"> pelo gerente de projetos</w:t>
      </w:r>
      <w:r>
        <w:rPr>
          <w:rFonts w:ascii="Arial" w:hAnsi="Arial" w:cs="Arial"/>
          <w:color w:val="000000"/>
          <w:sz w:val="24"/>
          <w:szCs w:val="24"/>
        </w:rPr>
        <w:t>.</w:t>
      </w:r>
      <w:r w:rsidR="00B56975">
        <w:rPr>
          <w:rFonts w:ascii="Arial" w:hAnsi="Arial" w:cs="Arial"/>
          <w:color w:val="000000"/>
          <w:sz w:val="24"/>
          <w:szCs w:val="24"/>
        </w:rPr>
        <w:t xml:space="preserve"> </w:t>
      </w:r>
      <w:r w:rsidR="00D457B3">
        <w:rPr>
          <w:rFonts w:ascii="Arial" w:hAnsi="Arial" w:cs="Arial"/>
          <w:color w:val="000000"/>
          <w:sz w:val="24"/>
          <w:szCs w:val="24"/>
        </w:rPr>
        <w:t>Para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</w:t>
      </w:r>
      <w:r w:rsidR="009934EE" w:rsidRPr="009934EE">
        <w:rPr>
          <w:rFonts w:ascii="Arial" w:hAnsi="Arial" w:cs="Arial"/>
          <w:color w:val="000000"/>
          <w:sz w:val="24"/>
          <w:szCs w:val="24"/>
        </w:rPr>
        <w:t>V</w:t>
      </w:r>
      <w:r w:rsidR="00CC0216">
        <w:rPr>
          <w:rFonts w:ascii="Arial" w:hAnsi="Arial" w:cs="Arial"/>
          <w:color w:val="000000"/>
          <w:sz w:val="24"/>
          <w:szCs w:val="24"/>
        </w:rPr>
        <w:t>argas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(2016) </w:t>
      </w:r>
      <w:r w:rsidR="00B56975">
        <w:rPr>
          <w:rFonts w:ascii="Arial" w:hAnsi="Arial" w:cs="Arial"/>
          <w:color w:val="000000"/>
          <w:sz w:val="24"/>
          <w:szCs w:val="24"/>
        </w:rPr>
        <w:t>n</w:t>
      </w:r>
      <w:r w:rsidR="000E7EBD">
        <w:rPr>
          <w:rFonts w:ascii="Arial" w:hAnsi="Arial" w:cs="Arial"/>
          <w:color w:val="000000"/>
          <w:sz w:val="24"/>
          <w:szCs w:val="24"/>
        </w:rPr>
        <w:t>enhum</w:t>
      </w:r>
      <w:r>
        <w:rPr>
          <w:rFonts w:ascii="Arial" w:hAnsi="Arial" w:cs="Arial"/>
          <w:color w:val="000000"/>
          <w:sz w:val="24"/>
          <w:szCs w:val="24"/>
        </w:rPr>
        <w:t xml:space="preserve"> projeto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deve ser</w:t>
      </w:r>
      <w:r>
        <w:rPr>
          <w:rFonts w:ascii="Arial" w:hAnsi="Arial" w:cs="Arial"/>
          <w:color w:val="000000"/>
          <w:sz w:val="24"/>
          <w:szCs w:val="24"/>
        </w:rPr>
        <w:t xml:space="preserve"> mais importante que a própria organização ou o meio ambiente que</w:t>
      </w:r>
      <w:r w:rsidR="000E7EBD">
        <w:rPr>
          <w:rFonts w:ascii="Arial" w:hAnsi="Arial" w:cs="Arial"/>
          <w:color w:val="000000"/>
          <w:sz w:val="24"/>
          <w:szCs w:val="24"/>
        </w:rPr>
        <w:t xml:space="preserve"> cerca </w:t>
      </w:r>
      <w:r>
        <w:rPr>
          <w:rFonts w:ascii="Arial" w:hAnsi="Arial" w:cs="Arial"/>
          <w:color w:val="000000"/>
          <w:sz w:val="24"/>
          <w:szCs w:val="24"/>
        </w:rPr>
        <w:t>todas as organizações</w:t>
      </w:r>
      <w:r w:rsidR="00B56975">
        <w:rPr>
          <w:rFonts w:ascii="Arial" w:hAnsi="Arial" w:cs="Arial"/>
          <w:color w:val="000000"/>
          <w:sz w:val="24"/>
          <w:szCs w:val="24"/>
        </w:rPr>
        <w:t>.</w:t>
      </w:r>
    </w:p>
    <w:p w14:paraId="1648FF5E" w14:textId="06547022" w:rsidR="00B56975" w:rsidRDefault="00B56975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 xml:space="preserve">Todo gerente de projetos deve entender o ambiente organizacional </w:t>
      </w:r>
      <w:r w:rsidR="00A919E6">
        <w:rPr>
          <w:rFonts w:ascii="Arial" w:hAnsi="Arial" w:cs="Arial"/>
          <w:color w:val="000000"/>
          <w:sz w:val="24"/>
          <w:szCs w:val="24"/>
        </w:rPr>
        <w:t xml:space="preserve">no qual </w:t>
      </w:r>
      <w:r>
        <w:rPr>
          <w:rFonts w:ascii="Arial" w:hAnsi="Arial" w:cs="Arial"/>
          <w:color w:val="000000"/>
          <w:sz w:val="24"/>
          <w:szCs w:val="24"/>
        </w:rPr>
        <w:t>está inserido, identificando</w:t>
      </w:r>
      <w:r w:rsidR="00A919E6">
        <w:rPr>
          <w:rFonts w:ascii="Arial" w:hAnsi="Arial" w:cs="Arial"/>
          <w:color w:val="000000"/>
          <w:sz w:val="24"/>
          <w:szCs w:val="24"/>
        </w:rPr>
        <w:t xml:space="preserve"> os fatores organizacionais que podem impactar 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nos projetos, por exemplo </w:t>
      </w:r>
      <w:r w:rsidR="00A919E6">
        <w:rPr>
          <w:rFonts w:ascii="Arial" w:hAnsi="Arial" w:cs="Arial"/>
          <w:color w:val="000000"/>
          <w:sz w:val="24"/>
          <w:szCs w:val="24"/>
        </w:rPr>
        <w:t>o tipo e a estrutura da organização.</w:t>
      </w:r>
      <w:r w:rsidR="00D33EAF">
        <w:rPr>
          <w:rFonts w:ascii="Arial" w:hAnsi="Arial" w:cs="Arial"/>
          <w:color w:val="000000"/>
          <w:sz w:val="24"/>
          <w:szCs w:val="24"/>
        </w:rPr>
        <w:t xml:space="preserve"> Quanto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ao tipo, </w:t>
      </w:r>
      <w:r w:rsidR="00710DF2">
        <w:rPr>
          <w:rFonts w:ascii="Arial" w:hAnsi="Arial" w:cs="Arial"/>
          <w:color w:val="000000"/>
          <w:sz w:val="24"/>
          <w:szCs w:val="24"/>
        </w:rPr>
        <w:t xml:space="preserve">é possível identificar 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as estruturas baseadas </w:t>
      </w:r>
      <w:r w:rsidR="00A919E6">
        <w:rPr>
          <w:rFonts w:ascii="Arial" w:hAnsi="Arial" w:cs="Arial"/>
          <w:color w:val="000000"/>
          <w:sz w:val="24"/>
          <w:szCs w:val="24"/>
        </w:rPr>
        <w:t>e as não baseadas em projetos. As emp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resas não </w:t>
      </w:r>
      <w:r w:rsidR="00CC4930">
        <w:rPr>
          <w:rFonts w:ascii="Arial" w:hAnsi="Arial" w:cs="Arial"/>
          <w:color w:val="000000"/>
          <w:sz w:val="24"/>
          <w:szCs w:val="24"/>
        </w:rPr>
        <w:t>consolidadas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 em projetos são normalmente voltadas </w:t>
      </w:r>
      <w:r w:rsidR="00710DF2">
        <w:rPr>
          <w:rFonts w:ascii="Arial" w:hAnsi="Arial" w:cs="Arial"/>
          <w:color w:val="000000"/>
          <w:sz w:val="24"/>
          <w:szCs w:val="24"/>
        </w:rPr>
        <w:t>à</w:t>
      </w:r>
      <w:r w:rsidR="00C07C86">
        <w:rPr>
          <w:rFonts w:ascii="Arial" w:hAnsi="Arial" w:cs="Arial"/>
          <w:color w:val="000000"/>
          <w:sz w:val="24"/>
          <w:szCs w:val="24"/>
        </w:rPr>
        <w:t xml:space="preserve"> fabricação de um determinado bem ou </w:t>
      </w:r>
      <w:r w:rsidR="00F2344B">
        <w:rPr>
          <w:rFonts w:ascii="Arial" w:hAnsi="Arial" w:cs="Arial"/>
          <w:color w:val="000000"/>
          <w:sz w:val="24"/>
          <w:szCs w:val="24"/>
        </w:rPr>
        <w:t xml:space="preserve">à </w:t>
      </w:r>
      <w:r w:rsidR="00C07C86">
        <w:rPr>
          <w:rFonts w:ascii="Arial" w:hAnsi="Arial" w:cs="Arial"/>
          <w:color w:val="000000"/>
          <w:sz w:val="24"/>
          <w:szCs w:val="24"/>
        </w:rPr>
        <w:t>prestação de algum tipo de serviço</w:t>
      </w:r>
      <w:r w:rsidR="00624D56">
        <w:rPr>
          <w:rFonts w:ascii="Arial" w:hAnsi="Arial" w:cs="Arial"/>
          <w:color w:val="000000"/>
          <w:sz w:val="24"/>
          <w:szCs w:val="24"/>
        </w:rPr>
        <w:t>, executando trabalhos repetitivos</w:t>
      </w:r>
      <w:r w:rsidR="00F2344B">
        <w:rPr>
          <w:rFonts w:ascii="Arial" w:hAnsi="Arial" w:cs="Arial"/>
          <w:color w:val="000000"/>
          <w:sz w:val="24"/>
          <w:szCs w:val="24"/>
        </w:rPr>
        <w:t>, sendo que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 os projetos não estão na sua lista de prioridades. Já as org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anizações baseadas em projetos </w:t>
      </w:r>
      <w:r w:rsidR="00624D56">
        <w:rPr>
          <w:rFonts w:ascii="Arial" w:hAnsi="Arial" w:cs="Arial"/>
          <w:color w:val="000000"/>
          <w:sz w:val="24"/>
          <w:szCs w:val="24"/>
        </w:rPr>
        <w:t>dependem exclusivamente de</w:t>
      </w:r>
      <w:r w:rsidR="00385D23">
        <w:rPr>
          <w:rFonts w:ascii="Arial" w:hAnsi="Arial" w:cs="Arial"/>
          <w:color w:val="000000"/>
          <w:sz w:val="24"/>
          <w:szCs w:val="24"/>
        </w:rPr>
        <w:t>stes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. </w:t>
      </w:r>
      <w:r w:rsidR="00CC4930">
        <w:rPr>
          <w:rFonts w:ascii="Arial" w:hAnsi="Arial" w:cs="Arial"/>
          <w:color w:val="000000"/>
          <w:sz w:val="24"/>
          <w:szCs w:val="24"/>
        </w:rPr>
        <w:t>Nelas</w:t>
      </w:r>
      <w:r w:rsidR="00EA6230">
        <w:rPr>
          <w:rFonts w:ascii="Arial" w:hAnsi="Arial" w:cs="Arial"/>
          <w:color w:val="000000"/>
          <w:sz w:val="24"/>
          <w:szCs w:val="24"/>
        </w:rPr>
        <w:t>,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 a autoridade do gerente de proje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to é alta ou quase total, existindo </w:t>
      </w:r>
      <w:r w:rsidR="00624D56">
        <w:rPr>
          <w:rFonts w:ascii="Arial" w:hAnsi="Arial" w:cs="Arial"/>
          <w:color w:val="000000"/>
          <w:sz w:val="24"/>
          <w:szCs w:val="24"/>
        </w:rPr>
        <w:t>elevado investimento da organização em treinamen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to e capacitação das equipes </w:t>
      </w:r>
      <w:r w:rsidR="00624D56">
        <w:rPr>
          <w:rFonts w:ascii="Arial" w:hAnsi="Arial" w:cs="Arial"/>
          <w:color w:val="000000"/>
          <w:sz w:val="24"/>
          <w:szCs w:val="24"/>
        </w:rPr>
        <w:t>e grande parte dos funcionários é integrante de algum proje</w:t>
      </w:r>
      <w:r w:rsidR="00AA7285">
        <w:rPr>
          <w:rFonts w:ascii="Arial" w:hAnsi="Arial" w:cs="Arial"/>
          <w:color w:val="000000"/>
          <w:sz w:val="24"/>
          <w:szCs w:val="24"/>
        </w:rPr>
        <w:t>to</w:t>
      </w:r>
      <w:r w:rsidR="00624D56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09798188" w14:textId="77777777" w:rsidR="00624D56" w:rsidRDefault="00624D56" w:rsidP="000B645F">
      <w:pPr>
        <w:widowControl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No tocante a estrutura </w:t>
      </w:r>
      <w:r w:rsidR="000B53B7">
        <w:rPr>
          <w:rFonts w:ascii="Arial" w:hAnsi="Arial" w:cs="Arial"/>
          <w:color w:val="000000"/>
          <w:sz w:val="24"/>
          <w:szCs w:val="24"/>
        </w:rPr>
        <w:t>organizacional, o</w:t>
      </w:r>
      <w:r w:rsidR="000B53B7" w:rsidRPr="000B53B7">
        <w:rPr>
          <w:rFonts w:ascii="Arial" w:hAnsi="Arial" w:cs="Arial"/>
          <w:color w:val="000000"/>
          <w:sz w:val="24"/>
          <w:szCs w:val="24"/>
        </w:rPr>
        <w:t xml:space="preserve"> </w:t>
      </w:r>
      <w:r w:rsidR="000B53B7">
        <w:rPr>
          <w:rFonts w:ascii="Arial" w:hAnsi="Arial" w:cs="Arial"/>
          <w:color w:val="000000"/>
          <w:sz w:val="24"/>
          <w:szCs w:val="24"/>
        </w:rPr>
        <w:t xml:space="preserve">PMBOK® </w:t>
      </w:r>
      <w:proofErr w:type="spellStart"/>
      <w:r w:rsidR="000B53B7" w:rsidRPr="00003023">
        <w:rPr>
          <w:rFonts w:ascii="Arial" w:hAnsi="Arial" w:cs="Arial"/>
          <w:i/>
          <w:color w:val="000000"/>
          <w:sz w:val="24"/>
          <w:szCs w:val="24"/>
        </w:rPr>
        <w:t>Guide</w:t>
      </w:r>
      <w:proofErr w:type="spellEnd"/>
      <w:r w:rsidR="00B96F87">
        <w:rPr>
          <w:rFonts w:ascii="Arial" w:hAnsi="Arial" w:cs="Arial"/>
          <w:i/>
          <w:color w:val="000000"/>
          <w:sz w:val="24"/>
          <w:szCs w:val="24"/>
        </w:rPr>
        <w:t xml:space="preserve"> 5ª Edição</w:t>
      </w:r>
      <w:r w:rsidR="000B53B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0B53B7">
        <w:rPr>
          <w:rFonts w:ascii="Arial" w:hAnsi="Arial" w:cs="Arial"/>
          <w:color w:val="000000"/>
          <w:sz w:val="24"/>
          <w:szCs w:val="24"/>
        </w:rPr>
        <w:t>cita cinco delas: Estrutura Organizacional Funcional, Estrutura Matricial Leve, Estrutura Matricial Balanceada, Estrutura Matricial Forte e Estrutura Organizacional Por Projetos</w:t>
      </w:r>
      <w:r w:rsidR="00802E3A">
        <w:rPr>
          <w:rFonts w:ascii="Arial" w:hAnsi="Arial" w:cs="Arial"/>
          <w:color w:val="000000"/>
          <w:sz w:val="24"/>
          <w:szCs w:val="24"/>
        </w:rPr>
        <w:t>.</w:t>
      </w:r>
    </w:p>
    <w:p w14:paraId="156B03B8" w14:textId="77777777" w:rsidR="00CC05C6" w:rsidRPr="00CC05C6" w:rsidRDefault="00CC05C6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2</w:t>
      </w:r>
      <w:r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>
        <w:rPr>
          <w:rFonts w:ascii="Times" w:hAnsi="Times" w:cs="Times"/>
          <w:color w:val="000000"/>
          <w:sz w:val="24"/>
          <w:szCs w:val="24"/>
        </w:rPr>
        <w:t xml:space="preserve"> As cinco estrutura</w:t>
      </w:r>
      <w:r w:rsidR="00C22555">
        <w:rPr>
          <w:rFonts w:ascii="Times" w:hAnsi="Times" w:cs="Times"/>
          <w:color w:val="000000"/>
          <w:sz w:val="24"/>
          <w:szCs w:val="24"/>
        </w:rPr>
        <w:t>s organizacionais</w:t>
      </w:r>
    </w:p>
    <w:tbl>
      <w:tblPr>
        <w:tblW w:w="92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453"/>
        <w:gridCol w:w="1524"/>
        <w:gridCol w:w="1698"/>
        <w:gridCol w:w="1804"/>
        <w:gridCol w:w="1361"/>
      </w:tblGrid>
      <w:tr w:rsidR="003C77E1" w:rsidRPr="00FE5908" w14:paraId="465E8314" w14:textId="77777777" w:rsidTr="000B645F">
        <w:trPr>
          <w:trHeight w:val="909"/>
        </w:trPr>
        <w:tc>
          <w:tcPr>
            <w:tcW w:w="1407" w:type="dxa"/>
            <w:shd w:val="clear" w:color="auto" w:fill="auto"/>
          </w:tcPr>
          <w:p w14:paraId="457A5DFE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</w:p>
        </w:tc>
        <w:tc>
          <w:tcPr>
            <w:tcW w:w="1453" w:type="dxa"/>
            <w:shd w:val="clear" w:color="auto" w:fill="auto"/>
          </w:tcPr>
          <w:p w14:paraId="0274C34D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F</w:t>
            </w:r>
            <w:r w:rsidR="00017DD7"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UNCIONAL</w:t>
            </w:r>
          </w:p>
        </w:tc>
        <w:tc>
          <w:tcPr>
            <w:tcW w:w="1524" w:type="dxa"/>
            <w:shd w:val="clear" w:color="auto" w:fill="auto"/>
          </w:tcPr>
          <w:p w14:paraId="54751546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LEVE</w:t>
            </w:r>
          </w:p>
        </w:tc>
        <w:tc>
          <w:tcPr>
            <w:tcW w:w="1698" w:type="dxa"/>
            <w:shd w:val="clear" w:color="auto" w:fill="auto"/>
          </w:tcPr>
          <w:p w14:paraId="2ABDF008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BALANCEADA</w:t>
            </w:r>
          </w:p>
        </w:tc>
        <w:tc>
          <w:tcPr>
            <w:tcW w:w="1804" w:type="dxa"/>
            <w:shd w:val="clear" w:color="auto" w:fill="auto"/>
          </w:tcPr>
          <w:p w14:paraId="53AE25F7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MATRICIAL FORTE</w:t>
            </w:r>
          </w:p>
        </w:tc>
        <w:tc>
          <w:tcPr>
            <w:tcW w:w="1361" w:type="dxa"/>
            <w:shd w:val="clear" w:color="auto" w:fill="auto"/>
          </w:tcPr>
          <w:p w14:paraId="5AF3645F" w14:textId="77777777" w:rsidR="00CC05C6" w:rsidRPr="000B645F" w:rsidRDefault="00017DD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PROJETOS</w:t>
            </w:r>
          </w:p>
        </w:tc>
      </w:tr>
      <w:tr w:rsidR="003C77E1" w:rsidRPr="00FE5908" w14:paraId="1BB5956A" w14:textId="77777777" w:rsidTr="000B645F">
        <w:tc>
          <w:tcPr>
            <w:tcW w:w="1407" w:type="dxa"/>
            <w:shd w:val="clear" w:color="auto" w:fill="auto"/>
          </w:tcPr>
          <w:p w14:paraId="32D765B1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Descrição</w:t>
            </w:r>
          </w:p>
        </w:tc>
        <w:tc>
          <w:tcPr>
            <w:tcW w:w="1453" w:type="dxa"/>
            <w:shd w:val="clear" w:color="auto" w:fill="auto"/>
          </w:tcPr>
          <w:p w14:paraId="0C64FF76" w14:textId="77777777" w:rsidR="00CC05C6" w:rsidRPr="000B645F" w:rsidRDefault="00245D30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Organizada em torno das funções: Recursos Humanos, Marketing, </w:t>
            </w: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>etc.</w:t>
            </w:r>
          </w:p>
        </w:tc>
        <w:tc>
          <w:tcPr>
            <w:tcW w:w="1524" w:type="dxa"/>
            <w:shd w:val="clear" w:color="auto" w:fill="auto"/>
          </w:tcPr>
          <w:p w14:paraId="19A90246" w14:textId="77777777" w:rsidR="00CC05C6" w:rsidRPr="000B645F" w:rsidRDefault="009F0E94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 xml:space="preserve">Caracterizada pela hierarquia funcional na organização, mas sem a </w:t>
            </w: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>mesma força das estruturas funcionais clássicas.</w:t>
            </w:r>
          </w:p>
        </w:tc>
        <w:tc>
          <w:tcPr>
            <w:tcW w:w="1698" w:type="dxa"/>
            <w:shd w:val="clear" w:color="auto" w:fill="auto"/>
          </w:tcPr>
          <w:p w14:paraId="03C8F7F2" w14:textId="77777777" w:rsidR="00CC05C6" w:rsidRPr="000B645F" w:rsidRDefault="00581FC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>Representa uma mistura de características funcionais e de projetos.</w:t>
            </w:r>
          </w:p>
        </w:tc>
        <w:tc>
          <w:tcPr>
            <w:tcW w:w="1804" w:type="dxa"/>
            <w:shd w:val="clear" w:color="auto" w:fill="auto"/>
          </w:tcPr>
          <w:p w14:paraId="4FDCC173" w14:textId="77777777" w:rsidR="00CC05C6" w:rsidRPr="000B645F" w:rsidRDefault="00C3552E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Repre</w:t>
            </w:r>
            <w:r w:rsidR="002621F4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senta um sistema de autoridade, responsabilidade e disponibilidade misto dentro da </w:t>
            </w:r>
            <w:r w:rsidR="002621F4"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>empresa, possuindo características funcionais e as de projetos</w:t>
            </w:r>
            <w:r w:rsidR="00D97B39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 em diferentes proporções</w:t>
            </w:r>
            <w:r w:rsidR="002621F4" w:rsidRPr="000B645F">
              <w:rPr>
                <w:rFonts w:ascii="Arial" w:hAnsi="Arial" w:cs="Arial"/>
                <w:color w:val="000000"/>
                <w:sz w:val="21"/>
                <w:szCs w:val="24"/>
              </w:rPr>
              <w:t>.</w:t>
            </w:r>
          </w:p>
        </w:tc>
        <w:tc>
          <w:tcPr>
            <w:tcW w:w="1361" w:type="dxa"/>
            <w:shd w:val="clear" w:color="auto" w:fill="auto"/>
          </w:tcPr>
          <w:p w14:paraId="62F63E01" w14:textId="77777777" w:rsidR="00CC05C6" w:rsidRPr="000B645F" w:rsidRDefault="00EB1FC0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 xml:space="preserve">Estruturada em </w:t>
            </w:r>
            <w:r w:rsidR="007F1942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torno dos </w:t>
            </w:r>
            <w:r w:rsidR="00E074C3" w:rsidRPr="000B645F">
              <w:rPr>
                <w:rFonts w:ascii="Arial" w:hAnsi="Arial" w:cs="Arial"/>
                <w:color w:val="000000"/>
                <w:sz w:val="21"/>
                <w:szCs w:val="24"/>
              </w:rPr>
              <w:t>projetos</w:t>
            </w:r>
            <w:r w:rsidR="007F1942" w:rsidRPr="000B645F">
              <w:rPr>
                <w:rFonts w:ascii="Arial" w:hAnsi="Arial" w:cs="Arial"/>
                <w:color w:val="000000"/>
                <w:sz w:val="21"/>
                <w:szCs w:val="24"/>
              </w:rPr>
              <w:t xml:space="preserve">, englobando toda a parte </w:t>
            </w:r>
            <w:r w:rsidR="007F1942" w:rsidRPr="000B645F">
              <w:rPr>
                <w:rFonts w:ascii="Arial" w:hAnsi="Arial" w:cs="Arial"/>
                <w:color w:val="000000"/>
                <w:sz w:val="21"/>
                <w:szCs w:val="24"/>
              </w:rPr>
              <w:lastRenderedPageBreak/>
              <w:t>funcional da organização dentro de cada projeto.</w:t>
            </w:r>
          </w:p>
        </w:tc>
      </w:tr>
      <w:tr w:rsidR="003C77E1" w:rsidRPr="00FE5908" w14:paraId="17AC5B10" w14:textId="77777777" w:rsidTr="000B645F">
        <w:trPr>
          <w:trHeight w:val="1454"/>
        </w:trPr>
        <w:tc>
          <w:tcPr>
            <w:tcW w:w="1407" w:type="dxa"/>
            <w:shd w:val="clear" w:color="auto" w:fill="auto"/>
          </w:tcPr>
          <w:p w14:paraId="2031D050" w14:textId="77777777" w:rsidR="00CC05C6" w:rsidRPr="000B645F" w:rsidRDefault="00CC05C6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lastRenderedPageBreak/>
              <w:t>Autoridade do gerente de projetos</w:t>
            </w:r>
          </w:p>
        </w:tc>
        <w:tc>
          <w:tcPr>
            <w:tcW w:w="1453" w:type="dxa"/>
            <w:shd w:val="clear" w:color="auto" w:fill="auto"/>
          </w:tcPr>
          <w:p w14:paraId="32114782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Pouca ou nenhuma</w:t>
            </w:r>
          </w:p>
        </w:tc>
        <w:tc>
          <w:tcPr>
            <w:tcW w:w="1524" w:type="dxa"/>
            <w:shd w:val="clear" w:color="auto" w:fill="auto"/>
          </w:tcPr>
          <w:p w14:paraId="5BF113C7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Limitada</w:t>
            </w:r>
          </w:p>
        </w:tc>
        <w:tc>
          <w:tcPr>
            <w:tcW w:w="1698" w:type="dxa"/>
            <w:shd w:val="clear" w:color="auto" w:fill="auto"/>
          </w:tcPr>
          <w:p w14:paraId="4A90930F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Baixa a moderada</w:t>
            </w:r>
          </w:p>
        </w:tc>
        <w:tc>
          <w:tcPr>
            <w:tcW w:w="1804" w:type="dxa"/>
            <w:shd w:val="clear" w:color="auto" w:fill="auto"/>
          </w:tcPr>
          <w:p w14:paraId="27667128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Moderada a alta</w:t>
            </w:r>
          </w:p>
        </w:tc>
        <w:tc>
          <w:tcPr>
            <w:tcW w:w="1361" w:type="dxa"/>
            <w:shd w:val="clear" w:color="auto" w:fill="auto"/>
          </w:tcPr>
          <w:p w14:paraId="200FC2AE" w14:textId="77777777" w:rsidR="00CC05C6" w:rsidRPr="000B645F" w:rsidRDefault="002A42FB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Alta a quase total</w:t>
            </w:r>
          </w:p>
        </w:tc>
      </w:tr>
      <w:tr w:rsidR="003C77E1" w:rsidRPr="00FE5908" w14:paraId="1EDBFAD2" w14:textId="77777777" w:rsidTr="000B645F">
        <w:trPr>
          <w:trHeight w:val="1454"/>
        </w:trPr>
        <w:tc>
          <w:tcPr>
            <w:tcW w:w="1407" w:type="dxa"/>
            <w:shd w:val="clear" w:color="auto" w:fill="auto"/>
          </w:tcPr>
          <w:p w14:paraId="4A2E4416" w14:textId="77777777" w:rsidR="003B0E17" w:rsidRPr="000B645F" w:rsidRDefault="003B0E17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b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b/>
                <w:color w:val="000000"/>
                <w:sz w:val="21"/>
                <w:szCs w:val="24"/>
              </w:rPr>
              <w:t>Grau de importância dada aos projetos</w:t>
            </w:r>
          </w:p>
        </w:tc>
        <w:tc>
          <w:tcPr>
            <w:tcW w:w="1453" w:type="dxa"/>
            <w:shd w:val="clear" w:color="auto" w:fill="auto"/>
          </w:tcPr>
          <w:p w14:paraId="6BF6E093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Baixo</w:t>
            </w:r>
          </w:p>
        </w:tc>
        <w:tc>
          <w:tcPr>
            <w:tcW w:w="1524" w:type="dxa"/>
            <w:shd w:val="clear" w:color="auto" w:fill="auto"/>
          </w:tcPr>
          <w:p w14:paraId="79124669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Baixo</w:t>
            </w:r>
          </w:p>
        </w:tc>
        <w:tc>
          <w:tcPr>
            <w:tcW w:w="1698" w:type="dxa"/>
            <w:shd w:val="clear" w:color="auto" w:fill="auto"/>
          </w:tcPr>
          <w:p w14:paraId="4D241045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Moderado</w:t>
            </w:r>
          </w:p>
        </w:tc>
        <w:tc>
          <w:tcPr>
            <w:tcW w:w="1804" w:type="dxa"/>
            <w:shd w:val="clear" w:color="auto" w:fill="auto"/>
          </w:tcPr>
          <w:p w14:paraId="7B911715" w14:textId="77777777" w:rsidR="003B0E17" w:rsidRPr="000B645F" w:rsidRDefault="00314C25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Moderado a Alt</w:t>
            </w:r>
            <w:r w:rsidR="00FF3C9D" w:rsidRPr="000B645F">
              <w:rPr>
                <w:rFonts w:ascii="Arial" w:hAnsi="Arial" w:cs="Arial"/>
                <w:color w:val="000000"/>
                <w:sz w:val="21"/>
                <w:szCs w:val="24"/>
              </w:rPr>
              <w:t>o</w:t>
            </w:r>
          </w:p>
        </w:tc>
        <w:tc>
          <w:tcPr>
            <w:tcW w:w="1361" w:type="dxa"/>
            <w:shd w:val="clear" w:color="auto" w:fill="auto"/>
          </w:tcPr>
          <w:p w14:paraId="082F6FAD" w14:textId="77777777" w:rsidR="003B0E17" w:rsidRPr="000B645F" w:rsidRDefault="00E074C3" w:rsidP="006A31BE">
            <w:pPr>
              <w:widowControl w:val="0"/>
              <w:autoSpaceDE w:val="0"/>
              <w:autoSpaceDN w:val="0"/>
              <w:adjustRightInd w:val="0"/>
              <w:spacing w:after="240" w:line="360" w:lineRule="auto"/>
              <w:jc w:val="both"/>
              <w:rPr>
                <w:rFonts w:ascii="Arial" w:hAnsi="Arial" w:cs="Arial"/>
                <w:color w:val="000000"/>
                <w:sz w:val="21"/>
                <w:szCs w:val="24"/>
              </w:rPr>
            </w:pPr>
            <w:r w:rsidRPr="000B645F">
              <w:rPr>
                <w:rFonts w:ascii="Arial" w:hAnsi="Arial" w:cs="Arial"/>
                <w:color w:val="000000"/>
                <w:sz w:val="21"/>
                <w:szCs w:val="24"/>
              </w:rPr>
              <w:t>Alt</w:t>
            </w:r>
            <w:r w:rsidR="00FF3C9D" w:rsidRPr="000B645F">
              <w:rPr>
                <w:rFonts w:ascii="Arial" w:hAnsi="Arial" w:cs="Arial"/>
                <w:color w:val="000000"/>
                <w:sz w:val="21"/>
                <w:szCs w:val="24"/>
              </w:rPr>
              <w:t>o</w:t>
            </w:r>
          </w:p>
        </w:tc>
      </w:tr>
    </w:tbl>
    <w:p w14:paraId="7831FBE3" w14:textId="77777777" w:rsidR="00870779" w:rsidRPr="00E536D1" w:rsidRDefault="00870779" w:rsidP="0087077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0993D1C" w14:textId="77777777" w:rsidR="00E020D4" w:rsidRDefault="00E020D4" w:rsidP="008478D8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1CA2894" w14:textId="5A0835CA" w:rsidR="007F0CAB" w:rsidRDefault="00BE32F3" w:rsidP="007F0CA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.9</w:t>
      </w:r>
      <w:r w:rsidR="007F0CAB">
        <w:rPr>
          <w:rFonts w:ascii="Arial" w:hAnsi="Arial" w:cs="Arial"/>
          <w:b/>
          <w:sz w:val="24"/>
          <w:szCs w:val="24"/>
        </w:rPr>
        <w:t xml:space="preserve"> </w:t>
      </w:r>
      <w:r w:rsidR="002E3054">
        <w:rPr>
          <w:rFonts w:ascii="Arial" w:hAnsi="Arial" w:cs="Arial"/>
          <w:b/>
          <w:sz w:val="24"/>
          <w:szCs w:val="24"/>
        </w:rPr>
        <w:t>Escritório de gerenciamento de projeto</w:t>
      </w:r>
    </w:p>
    <w:p w14:paraId="43835B3B" w14:textId="4A276D9C" w:rsidR="00F35107" w:rsidRDefault="00181348" w:rsidP="00F3510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Conforme </w:t>
      </w:r>
      <w:r w:rsidR="00F35107">
        <w:rPr>
          <w:rFonts w:ascii="Arial" w:hAnsi="Arial" w:cs="Arial"/>
          <w:color w:val="000000"/>
          <w:sz w:val="24"/>
          <w:szCs w:val="24"/>
        </w:rPr>
        <w:t xml:space="preserve">o </w:t>
      </w:r>
      <w:r>
        <w:rPr>
          <w:rFonts w:ascii="Arial" w:hAnsi="Arial" w:cs="Arial"/>
          <w:color w:val="000000"/>
          <w:sz w:val="24"/>
          <w:szCs w:val="24"/>
        </w:rPr>
        <w:t xml:space="preserve">PMBOK </w:t>
      </w:r>
      <w:r w:rsidR="00F35107">
        <w:rPr>
          <w:rFonts w:ascii="Arial" w:hAnsi="Arial" w:cs="Arial"/>
          <w:color w:val="000000"/>
          <w:sz w:val="24"/>
          <w:szCs w:val="24"/>
        </w:rPr>
        <w:t>(2013)</w:t>
      </w:r>
      <w:r>
        <w:rPr>
          <w:rFonts w:ascii="Arial" w:hAnsi="Arial" w:cs="Arial"/>
          <w:color w:val="000000"/>
          <w:sz w:val="24"/>
          <w:szCs w:val="24"/>
        </w:rPr>
        <w:t>,</w:t>
      </w:r>
    </w:p>
    <w:p w14:paraId="214FB962" w14:textId="65A4DE39" w:rsidR="00F35107" w:rsidRDefault="00F35107" w:rsidP="00F35107">
      <w:pPr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Um escritório de gerenciamento de projetos é uma estrutura organizacional que padroniza os processos da governança relacionados a projetos, e facilita o compartilhamento de recursos, metodologias, ferramentas e técnicas.</w:t>
      </w:r>
    </w:p>
    <w:p w14:paraId="0A87B202" w14:textId="77777777" w:rsidR="00F35107" w:rsidRPr="00904480" w:rsidRDefault="00F35107" w:rsidP="007F0CA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C49C32" w14:textId="4B787C18" w:rsidR="004D75FF" w:rsidRPr="00D67F7F" w:rsidRDefault="007F0CAB" w:rsidP="00F3510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 w:rsidR="000C65CD">
        <w:rPr>
          <w:rFonts w:ascii="Arial" w:hAnsi="Arial" w:cs="Arial"/>
          <w:color w:val="000000"/>
          <w:sz w:val="24"/>
          <w:szCs w:val="24"/>
        </w:rPr>
        <w:t xml:space="preserve">Ou seja, </w:t>
      </w:r>
      <w:r w:rsidRPr="007F0CAB">
        <w:rPr>
          <w:rFonts w:ascii="Arial" w:hAnsi="Arial" w:cs="Arial"/>
          <w:i/>
          <w:color w:val="000000"/>
          <w:sz w:val="24"/>
          <w:szCs w:val="24"/>
        </w:rPr>
        <w:t>Project Management Office</w:t>
      </w:r>
      <w:r w:rsidR="002E3054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2E3054">
        <w:rPr>
          <w:rFonts w:ascii="Arial" w:hAnsi="Arial" w:cs="Arial"/>
          <w:color w:val="000000"/>
          <w:sz w:val="24"/>
          <w:szCs w:val="24"/>
        </w:rPr>
        <w:t>(PMO)</w:t>
      </w:r>
      <w:r>
        <w:rPr>
          <w:rFonts w:ascii="Arial" w:hAnsi="Arial" w:cs="Arial"/>
          <w:color w:val="000000"/>
          <w:sz w:val="24"/>
          <w:szCs w:val="24"/>
        </w:rPr>
        <w:t xml:space="preserve"> ou Escritório de gerenciamento de projetos é um </w:t>
      </w:r>
      <w:r w:rsidR="00BE374A">
        <w:rPr>
          <w:rFonts w:ascii="Arial" w:hAnsi="Arial" w:cs="Arial"/>
          <w:color w:val="000000"/>
          <w:sz w:val="24"/>
          <w:szCs w:val="24"/>
        </w:rPr>
        <w:t>local</w:t>
      </w:r>
      <w:r>
        <w:rPr>
          <w:rFonts w:ascii="Arial" w:hAnsi="Arial" w:cs="Arial"/>
          <w:color w:val="000000"/>
          <w:sz w:val="24"/>
          <w:szCs w:val="24"/>
        </w:rPr>
        <w:t xml:space="preserve"> central dentro da organiz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ação </w:t>
      </w:r>
      <w:r w:rsidR="0027309C">
        <w:rPr>
          <w:rFonts w:ascii="Arial" w:hAnsi="Arial" w:cs="Arial"/>
          <w:color w:val="000000"/>
          <w:sz w:val="24"/>
          <w:szCs w:val="24"/>
        </w:rPr>
        <w:t>(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ou </w:t>
      </w:r>
      <w:r w:rsidR="0027309C">
        <w:rPr>
          <w:rFonts w:ascii="Arial" w:hAnsi="Arial" w:cs="Arial"/>
          <w:color w:val="000000"/>
          <w:sz w:val="24"/>
          <w:szCs w:val="24"/>
        </w:rPr>
        <w:t>de um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departamento</w:t>
      </w:r>
      <w:r w:rsidR="0027309C">
        <w:rPr>
          <w:rFonts w:ascii="Arial" w:hAnsi="Arial" w:cs="Arial"/>
          <w:color w:val="000000"/>
          <w:sz w:val="24"/>
          <w:szCs w:val="24"/>
        </w:rPr>
        <w:t>)</w:t>
      </w:r>
      <w:r w:rsidR="00CC4930">
        <w:rPr>
          <w:rFonts w:ascii="Arial" w:hAnsi="Arial" w:cs="Arial"/>
          <w:color w:val="000000"/>
          <w:sz w:val="24"/>
          <w:szCs w:val="24"/>
        </w:rPr>
        <w:t xml:space="preserve"> em que</w:t>
      </w:r>
      <w:r>
        <w:rPr>
          <w:rFonts w:ascii="Arial" w:hAnsi="Arial" w:cs="Arial"/>
          <w:color w:val="000000"/>
          <w:sz w:val="24"/>
          <w:szCs w:val="24"/>
        </w:rPr>
        <w:t xml:space="preserve"> o objetivo é conduzir, planejar, organizar, controlar e finalizar as atividades de</w:t>
      </w:r>
      <w:r w:rsidR="00BE13A3">
        <w:rPr>
          <w:rFonts w:ascii="Arial" w:hAnsi="Arial" w:cs="Arial"/>
          <w:color w:val="000000"/>
          <w:sz w:val="24"/>
          <w:szCs w:val="24"/>
        </w:rPr>
        <w:t xml:space="preserve"> suporte aos</w:t>
      </w:r>
      <w:r>
        <w:rPr>
          <w:rFonts w:ascii="Arial" w:hAnsi="Arial" w:cs="Arial"/>
          <w:color w:val="000000"/>
          <w:sz w:val="24"/>
          <w:szCs w:val="24"/>
        </w:rPr>
        <w:t xml:space="preserve"> projetos.</w:t>
      </w:r>
      <w:r w:rsidR="00943EE5">
        <w:rPr>
          <w:rFonts w:ascii="Arial" w:hAnsi="Arial" w:cs="Arial"/>
          <w:color w:val="000000"/>
          <w:sz w:val="24"/>
          <w:szCs w:val="24"/>
        </w:rPr>
        <w:t xml:space="preserve"> </w:t>
      </w:r>
      <w:r w:rsidR="00CA1E3D">
        <w:rPr>
          <w:rFonts w:ascii="Arial" w:hAnsi="Arial" w:cs="Arial"/>
          <w:color w:val="000000"/>
          <w:sz w:val="24"/>
          <w:szCs w:val="24"/>
        </w:rPr>
        <w:t>É como um painel de instrumentos que apoia o motorista (gerente do projet</w:t>
      </w:r>
      <w:r w:rsidR="00BA1869">
        <w:rPr>
          <w:rFonts w:ascii="Arial" w:hAnsi="Arial" w:cs="Arial"/>
          <w:color w:val="000000"/>
          <w:sz w:val="24"/>
          <w:szCs w:val="24"/>
        </w:rPr>
        <w:t xml:space="preserve">o) a dirigir o carro (projeto) </w:t>
      </w:r>
      <w:r w:rsidR="00C602C7">
        <w:rPr>
          <w:rFonts w:ascii="Arial" w:hAnsi="Arial" w:cs="Arial"/>
          <w:color w:val="000000"/>
          <w:sz w:val="24"/>
          <w:szCs w:val="24"/>
        </w:rPr>
        <w:t>(VARGAS, 2016)</w:t>
      </w:r>
      <w:r w:rsidR="00637DF4">
        <w:rPr>
          <w:rFonts w:ascii="Arial" w:hAnsi="Arial" w:cs="Arial"/>
          <w:color w:val="000000"/>
          <w:sz w:val="24"/>
          <w:szCs w:val="24"/>
        </w:rPr>
        <w:t>.</w:t>
      </w:r>
    </w:p>
    <w:p w14:paraId="1BA8D6C0" w14:textId="77777777" w:rsidR="00A373DA" w:rsidRPr="00A373DA" w:rsidRDefault="00A373DA" w:rsidP="00A373DA">
      <w:pPr>
        <w:ind w:left="2268"/>
        <w:jc w:val="both"/>
        <w:rPr>
          <w:rFonts w:ascii="Arial" w:hAnsi="Arial" w:cs="Arial"/>
          <w:sz w:val="24"/>
          <w:szCs w:val="24"/>
        </w:rPr>
      </w:pPr>
    </w:p>
    <w:p w14:paraId="37433A26" w14:textId="2D5EE030" w:rsidR="004D75FF" w:rsidRPr="00904480" w:rsidRDefault="00BE32F3" w:rsidP="004D75F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F019A0">
        <w:rPr>
          <w:rFonts w:ascii="Arial" w:hAnsi="Arial" w:cs="Arial"/>
          <w:b/>
          <w:sz w:val="24"/>
          <w:szCs w:val="24"/>
        </w:rPr>
        <w:t>.10</w:t>
      </w:r>
      <w:r w:rsidR="004D75FF">
        <w:rPr>
          <w:rFonts w:ascii="Arial" w:hAnsi="Arial" w:cs="Arial"/>
          <w:b/>
          <w:sz w:val="24"/>
          <w:szCs w:val="24"/>
        </w:rPr>
        <w:t xml:space="preserve"> O Processo de Gerenciamento do Projeto</w:t>
      </w:r>
    </w:p>
    <w:p w14:paraId="291A98B3" w14:textId="77777777" w:rsidR="004D75FF" w:rsidRDefault="004D75FF" w:rsidP="004D75F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C60DD25" w14:textId="1AB70AE1" w:rsidR="00B56975" w:rsidRDefault="004D75FF" w:rsidP="004D75F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91DE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ab/>
      </w:r>
      <w:r w:rsidR="00527439">
        <w:rPr>
          <w:rFonts w:ascii="Arial" w:hAnsi="Arial" w:cs="Arial"/>
          <w:color w:val="000000"/>
          <w:sz w:val="24"/>
          <w:szCs w:val="24"/>
        </w:rPr>
        <w:t xml:space="preserve">O </w:t>
      </w:r>
      <w:r w:rsidR="000B6445">
        <w:rPr>
          <w:rFonts w:ascii="Arial" w:hAnsi="Arial" w:cs="Arial"/>
          <w:color w:val="000000"/>
          <w:sz w:val="24"/>
          <w:szCs w:val="24"/>
        </w:rPr>
        <w:t xml:space="preserve">Anexo </w:t>
      </w:r>
      <w:r w:rsidR="00527439">
        <w:rPr>
          <w:rFonts w:ascii="Arial" w:hAnsi="Arial" w:cs="Arial"/>
          <w:color w:val="000000"/>
          <w:sz w:val="24"/>
          <w:szCs w:val="24"/>
        </w:rPr>
        <w:t>1 inclui o fluxo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527439">
        <w:rPr>
          <w:rFonts w:ascii="Arial" w:hAnsi="Arial" w:cs="Arial"/>
          <w:color w:val="000000"/>
          <w:sz w:val="24"/>
          <w:szCs w:val="24"/>
        </w:rPr>
        <w:t>sugerido</w:t>
      </w:r>
      <w:r w:rsidR="009934EE">
        <w:rPr>
          <w:rFonts w:ascii="Arial" w:hAnsi="Arial" w:cs="Arial"/>
          <w:color w:val="000000"/>
          <w:sz w:val="24"/>
          <w:szCs w:val="24"/>
        </w:rPr>
        <w:t xml:space="preserve"> por </w:t>
      </w:r>
      <w:r w:rsidR="00AC069A">
        <w:rPr>
          <w:rFonts w:ascii="Arial" w:hAnsi="Arial" w:cs="Arial"/>
          <w:color w:val="000000"/>
          <w:sz w:val="24"/>
          <w:szCs w:val="24"/>
        </w:rPr>
        <w:t>Vargas</w:t>
      </w:r>
      <w:r w:rsidR="00AC069A" w:rsidRPr="009934EE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(2016)</w:t>
      </w:r>
      <w:r w:rsidR="00527439">
        <w:rPr>
          <w:rFonts w:ascii="Arial" w:hAnsi="Arial" w:cs="Arial"/>
          <w:color w:val="000000"/>
          <w:sz w:val="24"/>
          <w:szCs w:val="24"/>
        </w:rPr>
        <w:t xml:space="preserve"> que</w:t>
      </w:r>
      <w:r>
        <w:rPr>
          <w:rFonts w:ascii="Arial" w:hAnsi="Arial" w:cs="Arial"/>
          <w:color w:val="000000"/>
          <w:sz w:val="24"/>
          <w:szCs w:val="24"/>
        </w:rPr>
        <w:t xml:space="preserve"> representa de forma </w:t>
      </w:r>
      <w:r>
        <w:rPr>
          <w:rFonts w:ascii="Arial" w:hAnsi="Arial" w:cs="Arial"/>
          <w:color w:val="000000"/>
          <w:sz w:val="24"/>
          <w:szCs w:val="24"/>
        </w:rPr>
        <w:lastRenderedPageBreak/>
        <w:t>simplificada o processo de gerenciamento de projetos, visando facilitar o entendimento e aplicação dos conceitos aprendidos. Embora esse fluxo seja um processo sequencial, as fases de planejamento, execução e controle são cíclicas.</w:t>
      </w:r>
    </w:p>
    <w:p w14:paraId="61D32621" w14:textId="3BB75F7C" w:rsidR="0031018E" w:rsidRDefault="0031018E" w:rsidP="003506E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E28AE">
        <w:rPr>
          <w:rFonts w:ascii="Arial" w:hAnsi="Arial" w:cs="Arial"/>
          <w:sz w:val="24"/>
          <w:szCs w:val="24"/>
        </w:rPr>
        <w:t xml:space="preserve">Diante da necessidade de acompanhamento dos projetos, os gerentes costumam utilizar ferramentas para auxiliá-los em suas atividades. </w:t>
      </w:r>
      <w:proofErr w:type="gramStart"/>
      <w:r w:rsidRPr="00AE28AE">
        <w:rPr>
          <w:rFonts w:ascii="Arial" w:hAnsi="Arial" w:cs="Arial"/>
          <w:sz w:val="24"/>
          <w:szCs w:val="24"/>
        </w:rPr>
        <w:t>As ferramentas que dão suporte</w:t>
      </w:r>
      <w:proofErr w:type="gramEnd"/>
      <w:r w:rsidRPr="00AE28AE">
        <w:rPr>
          <w:rFonts w:ascii="Arial" w:hAnsi="Arial" w:cs="Arial"/>
          <w:sz w:val="24"/>
          <w:szCs w:val="24"/>
        </w:rPr>
        <w:t xml:space="preserve"> ao gerenciamento de projetos são conhecidas como Sistemas de Gestão de Projetos (SGP). </w:t>
      </w:r>
    </w:p>
    <w:p w14:paraId="541351A9" w14:textId="77777777" w:rsidR="0031018E" w:rsidRDefault="0031018E" w:rsidP="0031018E">
      <w:pPr>
        <w:spacing w:line="360" w:lineRule="auto"/>
        <w:ind w:firstLine="708"/>
        <w:jc w:val="both"/>
        <w:rPr>
          <w:rFonts w:ascii="Arial" w:hAnsi="Arial" w:cs="Arial"/>
        </w:rPr>
      </w:pPr>
      <w:r w:rsidRPr="00B373CD">
        <w:rPr>
          <w:rFonts w:ascii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</w:rPr>
        <w:t>Kerzner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9E540D">
        <w:rPr>
          <w:rFonts w:ascii="Arial" w:hAnsi="Arial" w:cs="Arial"/>
        </w:rPr>
        <w:t xml:space="preserve"> </w:t>
      </w:r>
    </w:p>
    <w:p w14:paraId="04309B96" w14:textId="77777777" w:rsidR="0031018E" w:rsidRDefault="0031018E" w:rsidP="0031018E">
      <w:pPr>
        <w:ind w:left="2268"/>
        <w:jc w:val="both"/>
        <w:rPr>
          <w:rFonts w:ascii="Arial" w:hAnsi="Arial" w:cs="Arial"/>
        </w:rPr>
      </w:pPr>
      <w:proofErr w:type="gramStart"/>
      <w:r w:rsidRPr="00EB6A5C">
        <w:rPr>
          <w:rFonts w:ascii="Arial" w:hAnsi="Arial" w:cs="Arial"/>
        </w:rPr>
        <w:t>os</w:t>
      </w:r>
      <w:proofErr w:type="gramEnd"/>
      <w:r w:rsidRPr="00EB6A5C">
        <w:rPr>
          <w:rFonts w:ascii="Arial" w:hAnsi="Arial" w:cs="Arial"/>
        </w:rPr>
        <w:t xml:space="preserve"> sistemas de gerenciamento de projetos nunca substituirão um gerente de projeto, mesmo os softwares mais sofisticados, pois ele</w:t>
      </w:r>
      <w:r>
        <w:rPr>
          <w:rFonts w:ascii="Arial" w:hAnsi="Arial" w:cs="Arial"/>
        </w:rPr>
        <w:t>s</w:t>
      </w:r>
      <w:r w:rsidRPr="00EB6A5C">
        <w:rPr>
          <w:rFonts w:ascii="Arial" w:hAnsi="Arial" w:cs="Arial"/>
        </w:rPr>
        <w:t xml:space="preserve"> não consegue</w:t>
      </w:r>
      <w:r>
        <w:rPr>
          <w:rFonts w:ascii="Arial" w:hAnsi="Arial" w:cs="Arial"/>
        </w:rPr>
        <w:t>m</w:t>
      </w:r>
      <w:r w:rsidRPr="00EB6A5C">
        <w:rPr>
          <w:rFonts w:ascii="Arial" w:hAnsi="Arial" w:cs="Arial"/>
        </w:rPr>
        <w:t xml:space="preserve"> resolver problemas, mas d</w:t>
      </w:r>
      <w:r>
        <w:rPr>
          <w:rFonts w:ascii="Arial" w:hAnsi="Arial" w:cs="Arial"/>
        </w:rPr>
        <w:t>ão</w:t>
      </w:r>
      <w:r w:rsidRPr="00EB6A5C">
        <w:rPr>
          <w:rFonts w:ascii="Arial" w:hAnsi="Arial" w:cs="Arial"/>
        </w:rPr>
        <w:t xml:space="preserve"> suporte para o gerente, sinalizando e localizando fatores que não estão de acordo com o planejamento do projeto </w:t>
      </w:r>
      <w:r>
        <w:rPr>
          <w:rFonts w:ascii="Arial" w:hAnsi="Arial" w:cs="Arial"/>
        </w:rPr>
        <w:t>(KERZNER, 2009).</w:t>
      </w:r>
    </w:p>
    <w:p w14:paraId="57CD8D00" w14:textId="77777777" w:rsidR="0031018E" w:rsidRPr="00154536" w:rsidRDefault="0031018E" w:rsidP="0031018E">
      <w:pPr>
        <w:ind w:left="2268"/>
        <w:jc w:val="both"/>
        <w:rPr>
          <w:rFonts w:ascii="Arial" w:hAnsi="Arial" w:cs="Arial"/>
        </w:rPr>
      </w:pPr>
    </w:p>
    <w:p w14:paraId="03A72C18" w14:textId="77777777" w:rsidR="0031018E" w:rsidRPr="009E540D" w:rsidRDefault="0031018E" w:rsidP="0031018E">
      <w:pPr>
        <w:spacing w:line="360" w:lineRule="auto"/>
        <w:ind w:firstLine="708"/>
        <w:jc w:val="both"/>
        <w:rPr>
          <w:rFonts w:ascii="Arial" w:hAnsi="Arial" w:cs="Arial"/>
        </w:rPr>
      </w:pPr>
      <w:r w:rsidRPr="0078693C">
        <w:rPr>
          <w:rFonts w:ascii="Arial" w:hAnsi="Arial" w:cs="Arial"/>
          <w:sz w:val="24"/>
          <w:szCs w:val="24"/>
        </w:rPr>
        <w:t xml:space="preserve">O Project Management </w:t>
      </w:r>
      <w:proofErr w:type="spellStart"/>
      <w:r w:rsidRPr="0078693C">
        <w:rPr>
          <w:rFonts w:ascii="Arial" w:hAnsi="Arial" w:cs="Arial"/>
          <w:sz w:val="24"/>
          <w:szCs w:val="24"/>
        </w:rPr>
        <w:t>Institut</w:t>
      </w:r>
      <w:r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(PMI, 2008) considera os sistemas de gerenciamento de projetos</w:t>
      </w:r>
      <w:r w:rsidRPr="0078693C">
        <w:rPr>
          <w:rFonts w:ascii="Arial" w:hAnsi="Arial" w:cs="Arial"/>
          <w:sz w:val="24"/>
          <w:szCs w:val="24"/>
        </w:rPr>
        <w:t xml:space="preserve"> parte integrante da atividade de gerenciamento de projeto, tendo atualmente diversas ferramentas disponíveis no mercado. No entanto, com as pesquisas realizadas, pôde-se constatar que existem poucos trabalhos que fornecem soluções que apoiam a gestão de projetos por intermédio de dispositivos móveis ou que utilizam técnicas modernas como a </w:t>
      </w:r>
      <w:proofErr w:type="spellStart"/>
      <w:r w:rsidRPr="0078693C">
        <w:rPr>
          <w:rFonts w:ascii="Arial" w:hAnsi="Arial" w:cs="Arial"/>
          <w:sz w:val="24"/>
          <w:szCs w:val="24"/>
        </w:rPr>
        <w:t>gamificação</w:t>
      </w:r>
      <w:proofErr w:type="spellEnd"/>
      <w:r w:rsidRPr="0078693C">
        <w:rPr>
          <w:rFonts w:ascii="Arial" w:hAnsi="Arial" w:cs="Arial"/>
          <w:sz w:val="24"/>
          <w:szCs w:val="24"/>
        </w:rPr>
        <w:t>. Notou-se ainda que os aplicativos existentes apenas funcionam como uma extensão de sistemas desktop ou web, sem agregar as facilidades e praticidades dos fornecidos pela mobilidade e dinâmica dos jogos</w:t>
      </w:r>
      <w:r w:rsidRPr="0053146D">
        <w:rPr>
          <w:rFonts w:ascii="Arial" w:hAnsi="Arial" w:cs="Arial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(DANTAS;</w:t>
      </w:r>
      <w:r w:rsidRPr="00B373CD">
        <w:rPr>
          <w:sz w:val="24"/>
          <w:szCs w:val="24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NOVAIS;</w:t>
      </w:r>
      <w:r w:rsidRPr="00B373CD">
        <w:rPr>
          <w:sz w:val="24"/>
          <w:szCs w:val="24"/>
        </w:rPr>
        <w:t xml:space="preserve"> </w:t>
      </w:r>
      <w:r w:rsidRPr="00B373CD">
        <w:rPr>
          <w:rFonts w:ascii="Arial" w:hAnsi="Arial" w:cs="Arial"/>
          <w:sz w:val="24"/>
          <w:szCs w:val="24"/>
        </w:rPr>
        <w:t>SILVA, 2014).</w:t>
      </w:r>
    </w:p>
    <w:p w14:paraId="3F534832" w14:textId="77777777" w:rsidR="0031018E" w:rsidRPr="00B373CD" w:rsidRDefault="0031018E" w:rsidP="0031018E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B373CD">
        <w:rPr>
          <w:rFonts w:ascii="Arial" w:hAnsi="Arial" w:cs="Arial"/>
          <w:color w:val="000000"/>
          <w:sz w:val="24"/>
          <w:szCs w:val="24"/>
        </w:rPr>
        <w:t xml:space="preserve">Alinhado a esse conceito de modernidade aplicada ao gerenciamento de projetos, </w:t>
      </w:r>
      <w:r>
        <w:rPr>
          <w:rFonts w:ascii="Arial" w:hAnsi="Arial" w:cs="Arial"/>
          <w:color w:val="000000"/>
          <w:sz w:val="24"/>
          <w:szCs w:val="24"/>
        </w:rPr>
        <w:t>Vianna</w:t>
      </w:r>
      <w:r w:rsidRPr="00B373CD">
        <w:rPr>
          <w:rFonts w:ascii="Arial" w:hAnsi="Arial" w:cs="Arial"/>
          <w:color w:val="000000"/>
          <w:sz w:val="24"/>
          <w:szCs w:val="24"/>
        </w:rPr>
        <w:t xml:space="preserve"> et al. ressaltam que </w:t>
      </w:r>
    </w:p>
    <w:p w14:paraId="790577D5" w14:textId="77777777" w:rsidR="0031018E" w:rsidRDefault="0031018E" w:rsidP="0031018E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  <w:color w:val="000000"/>
        </w:rPr>
      </w:pPr>
      <w:proofErr w:type="gramStart"/>
      <w:r w:rsidRPr="00906F9F">
        <w:rPr>
          <w:rFonts w:ascii="Arial" w:hAnsi="Arial" w:cs="Arial"/>
          <w:color w:val="000000"/>
        </w:rPr>
        <w:t>a</w:t>
      </w:r>
      <w:proofErr w:type="gramEnd"/>
      <w:r w:rsidRPr="00906F9F">
        <w:rPr>
          <w:rFonts w:ascii="Arial" w:hAnsi="Arial" w:cs="Arial"/>
          <w:color w:val="000000"/>
        </w:rPr>
        <w:t xml:space="preserve"> estrutura e os modelos operacionais das empresas ainda são os mesmos do século 19, baseados na hierarquia, na burocracia e na especialização do trabalho com o objetivo de alcançar escala e eficiência dos resultados. Esse modelo exige funções e responsabilidades claramente definidas, processos exatos e gerência baseada em comando e controle, assim como se observa em organizações militares. No mundo moderno, entretanto, tais premissas limitam a capacidade individual, a forma por meio</w:t>
      </w:r>
      <w:r w:rsidRPr="00906F9F">
        <w:rPr>
          <w:rFonts w:ascii="MS Mincho" w:eastAsia="MS Mincho" w:hAnsi="MS Mincho" w:cs="MS Mincho"/>
          <w:color w:val="000000"/>
        </w:rPr>
        <w:t> </w:t>
      </w:r>
      <w:proofErr w:type="gramStart"/>
      <w:r w:rsidRPr="00906F9F">
        <w:rPr>
          <w:rFonts w:ascii="Arial" w:hAnsi="Arial" w:cs="Arial"/>
          <w:color w:val="000000"/>
        </w:rPr>
        <w:t>da</w:t>
      </w:r>
      <w:proofErr w:type="gramEnd"/>
      <w:r w:rsidRPr="00906F9F">
        <w:rPr>
          <w:rFonts w:ascii="Arial" w:hAnsi="Arial" w:cs="Arial"/>
          <w:color w:val="000000"/>
        </w:rPr>
        <w:t xml:space="preserve"> qual ela é cobrada e o comprometimento com os objetivos profissionais. A Tecnologia da Informação criou a possibilidade</w:t>
      </w:r>
      <w:r w:rsidRPr="00906F9F">
        <w:rPr>
          <w:rFonts w:ascii="MS Mincho" w:eastAsia="MS Mincho" w:hAnsi="MS Mincho" w:cs="MS Mincho"/>
          <w:color w:val="000000"/>
        </w:rPr>
        <w:t> </w:t>
      </w:r>
      <w:proofErr w:type="gramStart"/>
      <w:r w:rsidRPr="00906F9F">
        <w:rPr>
          <w:rFonts w:ascii="Arial" w:hAnsi="Arial" w:cs="Arial"/>
          <w:color w:val="000000"/>
        </w:rPr>
        <w:t>de</w:t>
      </w:r>
      <w:proofErr w:type="gramEnd"/>
      <w:r w:rsidRPr="00906F9F">
        <w:rPr>
          <w:rFonts w:ascii="Arial" w:hAnsi="Arial" w:cs="Arial"/>
          <w:color w:val="000000"/>
        </w:rPr>
        <w:t xml:space="preserve"> organizar o trabalho de forma diferente — por intermédio do aspecto social —, e os jogos são a plataforma que mais se ajusta como instrumento dessa nova ordem</w:t>
      </w:r>
      <w:r>
        <w:rPr>
          <w:rFonts w:ascii="Arial" w:hAnsi="Arial" w:cs="Arial"/>
          <w:color w:val="000000"/>
        </w:rPr>
        <w:t xml:space="preserve"> (VIANNA et al., 2013).</w:t>
      </w:r>
    </w:p>
    <w:p w14:paraId="71682788" w14:textId="77777777" w:rsidR="00F23D0A" w:rsidRDefault="00F23D0A" w:rsidP="00F23D0A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1110B0">
        <w:rPr>
          <w:rFonts w:ascii="Arial" w:hAnsi="Arial" w:cs="Arial"/>
          <w:color w:val="000000"/>
          <w:sz w:val="24"/>
          <w:szCs w:val="24"/>
        </w:rPr>
        <w:t xml:space="preserve">Segundo o PMI (2008) gerenciar um projeto inclui, entre outros itens, a adaptação às diferentes necessidades, preocupação e expectativas das partes interessadas à medida que o projeto é planejado e realizado. Tendo em vista os </w:t>
      </w:r>
      <w:r w:rsidRPr="001110B0">
        <w:rPr>
          <w:rFonts w:ascii="Arial" w:hAnsi="Arial" w:cs="Arial"/>
          <w:color w:val="000000"/>
          <w:sz w:val="24"/>
          <w:szCs w:val="24"/>
        </w:rPr>
        <w:lastRenderedPageBreak/>
        <w:t>contextos distintos e a adequação ao planejamento do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Pr="001110B0">
        <w:rPr>
          <w:rFonts w:ascii="Arial" w:hAnsi="Arial" w:cs="Arial"/>
          <w:color w:val="000000"/>
          <w:sz w:val="24"/>
          <w:szCs w:val="24"/>
        </w:rPr>
        <w:t xml:space="preserve"> projetos. Portanto, inovar com a utilização de dispositivos móveis e jogos na área de gestão de projetos é interessante para motivar os gestores nesta longa jornada com desafios e metas a serem atingidas.</w:t>
      </w:r>
    </w:p>
    <w:p w14:paraId="3FC4E7E8" w14:textId="77777777" w:rsidR="0031018E" w:rsidRDefault="0031018E" w:rsidP="004D75F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B10D7A4" w14:textId="77777777" w:rsidR="004D75FF" w:rsidRDefault="004D75FF" w:rsidP="007F0CAB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02D8A84" w14:textId="2CEE329C" w:rsidR="00D84051" w:rsidRDefault="00C11056" w:rsidP="000A167F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3</w:t>
      </w:r>
      <w:r w:rsidR="00D84051" w:rsidRPr="00F44B1A">
        <w:rPr>
          <w:rFonts w:ascii="Arial" w:hAnsi="Arial" w:cs="Arial"/>
          <w:szCs w:val="24"/>
        </w:rPr>
        <w:t xml:space="preserve"> </w:t>
      </w:r>
      <w:r w:rsidR="00D84051">
        <w:rPr>
          <w:rFonts w:ascii="Arial" w:hAnsi="Arial" w:cs="Arial"/>
          <w:b/>
          <w:szCs w:val="24"/>
        </w:rPr>
        <w:t>G</w:t>
      </w:r>
      <w:r w:rsidR="00235AEA">
        <w:rPr>
          <w:rFonts w:ascii="Arial" w:hAnsi="Arial" w:cs="Arial"/>
          <w:b/>
          <w:szCs w:val="24"/>
        </w:rPr>
        <w:t>AMIFICAÇÃO</w:t>
      </w:r>
      <w:r w:rsidR="00D84051" w:rsidRPr="00F44B1A">
        <w:rPr>
          <w:rFonts w:ascii="Arial" w:hAnsi="Arial" w:cs="Arial"/>
          <w:b/>
          <w:szCs w:val="24"/>
        </w:rPr>
        <w:t xml:space="preserve"> </w:t>
      </w:r>
    </w:p>
    <w:p w14:paraId="5B313A07" w14:textId="67E70273" w:rsidR="00F127A4" w:rsidRPr="000B645F" w:rsidRDefault="00F127A4" w:rsidP="000B645F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0B645F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0B645F">
        <w:rPr>
          <w:rFonts w:ascii="Arial" w:hAnsi="Arial" w:cs="Arial"/>
          <w:color w:val="000000"/>
          <w:sz w:val="24"/>
          <w:szCs w:val="24"/>
        </w:rPr>
        <w:t xml:space="preserve"> é um campo relativamente novo e entendê-la implica compreender o que são jogos. Neste capítulo, será demonstrado o que é a </w:t>
      </w:r>
      <w:proofErr w:type="spellStart"/>
      <w:r w:rsidRPr="000B645F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0B645F">
        <w:rPr>
          <w:rFonts w:ascii="Arial" w:hAnsi="Arial" w:cs="Arial"/>
          <w:color w:val="000000"/>
          <w:sz w:val="24"/>
          <w:szCs w:val="24"/>
        </w:rPr>
        <w:t>, sua história e a sua aplicabilidade nos negócios. Além de abordar o que são jogos, seus elementos e os tipos de jogadores existentes</w:t>
      </w:r>
      <w:r w:rsidR="0089119D">
        <w:rPr>
          <w:rFonts w:ascii="Arial" w:hAnsi="Arial" w:cs="Arial"/>
          <w:color w:val="000000"/>
          <w:sz w:val="24"/>
          <w:szCs w:val="24"/>
        </w:rPr>
        <w:t>.</w:t>
      </w:r>
      <w:r w:rsidRPr="000B645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5D43CD3" w14:textId="4387D8CB" w:rsidR="00235AEA" w:rsidRDefault="00C11056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3660EE">
        <w:rPr>
          <w:rFonts w:ascii="Arial" w:hAnsi="Arial" w:cs="Arial"/>
          <w:b/>
          <w:sz w:val="24"/>
          <w:szCs w:val="24"/>
        </w:rPr>
        <w:t>.1 O que são jogos</w:t>
      </w:r>
    </w:p>
    <w:p w14:paraId="5BDB4962" w14:textId="6D1BE01C" w:rsidR="001606D7" w:rsidRPr="00E120C4" w:rsidRDefault="00AC761C" w:rsidP="00BD5F8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 w:rsidRPr="00DB59E9">
        <w:rPr>
          <w:rFonts w:ascii="Arial" w:hAnsi="Arial" w:cs="Arial"/>
          <w:color w:val="000000"/>
          <w:sz w:val="24"/>
          <w:szCs w:val="24"/>
        </w:rPr>
        <w:t>Jogo é um termo do latim “</w:t>
      </w:r>
      <w:proofErr w:type="spellStart"/>
      <w:r w:rsidRPr="00DB59E9">
        <w:rPr>
          <w:rFonts w:ascii="Arial" w:hAnsi="Arial" w:cs="Arial"/>
          <w:color w:val="000000"/>
          <w:sz w:val="24"/>
          <w:szCs w:val="24"/>
        </w:rPr>
        <w:t>jocus</w:t>
      </w:r>
      <w:proofErr w:type="spellEnd"/>
      <w:r w:rsidRPr="00DB59E9">
        <w:rPr>
          <w:rFonts w:ascii="Arial" w:hAnsi="Arial" w:cs="Arial"/>
          <w:color w:val="000000"/>
          <w:sz w:val="24"/>
          <w:szCs w:val="24"/>
        </w:rPr>
        <w:t xml:space="preserve">” que significa brincadeira, entretenimento e diversão. </w:t>
      </w:r>
      <w:r>
        <w:rPr>
          <w:rFonts w:ascii="Arial" w:hAnsi="Arial" w:cs="Arial"/>
          <w:color w:val="000000"/>
          <w:sz w:val="24"/>
          <w:szCs w:val="24"/>
        </w:rPr>
        <w:t>Para Alves (2015), a brincadeira ou o jogo são aparentemente algo sem propósito, do qual se participa voluntariamente e que não se é obrigado a fazer apenas de uma maneira, tendo a possibilidade de tentar e errar à vontade. Quando se está engajado totalmente em um jogo ou brincadeira, perde-se a noção do tempo. Jogar ou brincar desperta um desejo recorrente pela prática e se faz necessário ter essas propriedades em mente para promover o prazer que os jogos propiciam.</w:t>
      </w:r>
      <w:r w:rsidR="00BD5F8F">
        <w:rPr>
          <w:rFonts w:ascii="Arial" w:hAnsi="Arial" w:cs="Arial"/>
          <w:color w:val="000000"/>
          <w:sz w:val="24"/>
          <w:szCs w:val="24"/>
        </w:rPr>
        <w:t xml:space="preserve"> </w:t>
      </w:r>
      <w:r w:rsidR="00894356">
        <w:rPr>
          <w:rFonts w:ascii="Arial" w:hAnsi="Arial" w:cs="Arial"/>
          <w:color w:val="000000"/>
          <w:sz w:val="24"/>
          <w:szCs w:val="24"/>
        </w:rPr>
        <w:t xml:space="preserve">Entender </w:t>
      </w:r>
      <w:proofErr w:type="spellStart"/>
      <w:r w:rsidR="00894356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894356">
        <w:rPr>
          <w:rFonts w:ascii="Arial" w:hAnsi="Arial" w:cs="Arial"/>
          <w:color w:val="000000"/>
          <w:sz w:val="24"/>
          <w:szCs w:val="24"/>
        </w:rPr>
        <w:t xml:space="preserve"> implica </w:t>
      </w:r>
      <w:r w:rsidR="008751A6">
        <w:rPr>
          <w:rFonts w:ascii="Arial" w:hAnsi="Arial" w:cs="Arial"/>
          <w:color w:val="000000"/>
          <w:sz w:val="24"/>
          <w:szCs w:val="24"/>
        </w:rPr>
        <w:t>na compreensão do que são jogos</w:t>
      </w:r>
      <w:r w:rsidR="006B75ED">
        <w:rPr>
          <w:rFonts w:ascii="Arial" w:hAnsi="Arial" w:cs="Arial"/>
          <w:color w:val="000000"/>
          <w:sz w:val="24"/>
          <w:szCs w:val="24"/>
        </w:rPr>
        <w:t>,</w:t>
      </w:r>
      <w:r w:rsidR="008751A6">
        <w:rPr>
          <w:rFonts w:ascii="Arial" w:hAnsi="Arial" w:cs="Arial"/>
          <w:color w:val="000000"/>
          <w:sz w:val="24"/>
          <w:szCs w:val="24"/>
        </w:rPr>
        <w:t xml:space="preserve"> a partir de sua natureza e significado.</w:t>
      </w:r>
      <w:r w:rsidR="006B75ED">
        <w:rPr>
          <w:rFonts w:ascii="Arial" w:hAnsi="Arial" w:cs="Arial"/>
          <w:color w:val="000000"/>
          <w:sz w:val="24"/>
          <w:szCs w:val="24"/>
        </w:rPr>
        <w:t xml:space="preserve"> A definição apresentada por </w:t>
      </w:r>
      <w:proofErr w:type="spellStart"/>
      <w:r w:rsidR="00613B21">
        <w:rPr>
          <w:rFonts w:ascii="Arial" w:hAnsi="Arial" w:cs="Arial"/>
          <w:color w:val="000000"/>
          <w:sz w:val="24"/>
          <w:szCs w:val="24"/>
        </w:rPr>
        <w:t>K</w:t>
      </w:r>
      <w:r w:rsidR="00150EAF">
        <w:rPr>
          <w:rFonts w:ascii="Arial" w:hAnsi="Arial" w:cs="Arial"/>
          <w:color w:val="000000"/>
          <w:sz w:val="24"/>
          <w:szCs w:val="24"/>
        </w:rPr>
        <w:t>app</w:t>
      </w:r>
      <w:proofErr w:type="spellEnd"/>
      <w:r w:rsidR="00613B21">
        <w:rPr>
          <w:rFonts w:ascii="Arial" w:hAnsi="Arial" w:cs="Arial"/>
          <w:color w:val="000000"/>
          <w:sz w:val="24"/>
          <w:szCs w:val="24"/>
        </w:rPr>
        <w:t xml:space="preserve"> et al. </w:t>
      </w:r>
      <w:r w:rsidR="006B75ED">
        <w:rPr>
          <w:rFonts w:ascii="Arial" w:hAnsi="Arial" w:cs="Arial"/>
          <w:color w:val="000000"/>
          <w:sz w:val="24"/>
          <w:szCs w:val="24"/>
        </w:rPr>
        <w:t>é:</w:t>
      </w:r>
    </w:p>
    <w:p w14:paraId="069B2586" w14:textId="2373AE2C" w:rsidR="00997D1D" w:rsidRPr="00832F36" w:rsidRDefault="001606D7" w:rsidP="00832F36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Um game é um sistema no qual jogadores se engajam em um desafio abstrato, definido por regras, interatividade e feedback; e que gera um resultado quantificável frequentemente </w:t>
      </w:r>
      <w:proofErr w:type="spellStart"/>
      <w:r>
        <w:rPr>
          <w:rFonts w:ascii="Arial" w:hAnsi="Arial" w:cs="Arial"/>
          <w:color w:val="000000"/>
        </w:rPr>
        <w:t>elicitando</w:t>
      </w:r>
      <w:proofErr w:type="spellEnd"/>
      <w:r>
        <w:rPr>
          <w:rFonts w:ascii="Arial" w:hAnsi="Arial" w:cs="Arial"/>
          <w:color w:val="000000"/>
        </w:rPr>
        <w:t xml:space="preserve"> u</w:t>
      </w:r>
      <w:r w:rsidR="00894356">
        <w:rPr>
          <w:rFonts w:ascii="Arial" w:hAnsi="Arial" w:cs="Arial"/>
          <w:color w:val="000000"/>
        </w:rPr>
        <w:t xml:space="preserve">ma reação </w:t>
      </w:r>
      <w:r w:rsidR="00A51CFF">
        <w:rPr>
          <w:rFonts w:ascii="Arial" w:hAnsi="Arial" w:cs="Arial"/>
          <w:color w:val="000000"/>
        </w:rPr>
        <w:t>emocional</w:t>
      </w:r>
      <w:r w:rsidR="003A396C">
        <w:rPr>
          <w:rFonts w:ascii="Arial" w:hAnsi="Arial" w:cs="Arial"/>
          <w:color w:val="000000"/>
        </w:rPr>
        <w:t xml:space="preserve"> (KAPP et al., 2014)</w:t>
      </w:r>
      <w:r w:rsidR="00A51CFF">
        <w:rPr>
          <w:rFonts w:ascii="Arial" w:hAnsi="Arial" w:cs="Arial"/>
          <w:color w:val="000000"/>
        </w:rPr>
        <w:t xml:space="preserve">. </w:t>
      </w:r>
    </w:p>
    <w:p w14:paraId="08FB2EE5" w14:textId="3E156713" w:rsidR="00997D1D" w:rsidRDefault="005C0A5D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Alves </w:t>
      </w:r>
      <w:r w:rsidR="009B5D22">
        <w:rPr>
          <w:rFonts w:ascii="Arial" w:hAnsi="Arial" w:cs="Arial"/>
          <w:color w:val="000000"/>
          <w:sz w:val="24"/>
          <w:szCs w:val="24"/>
        </w:rPr>
        <w:t>(2015) afirma que 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desafio mobiliza o jogo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e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instiga </w:t>
      </w:r>
      <w:r w:rsidR="0067784F">
        <w:rPr>
          <w:rFonts w:ascii="Arial" w:hAnsi="Arial" w:cs="Arial"/>
          <w:color w:val="000000"/>
          <w:sz w:val="24"/>
          <w:szCs w:val="24"/>
        </w:rPr>
        <w:t>o jogador a atingir os objetivos, alcançar os resultados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e se superar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. </w:t>
      </w:r>
      <w:r w:rsidR="00D27303">
        <w:rPr>
          <w:rFonts w:ascii="Arial" w:hAnsi="Arial" w:cs="Arial"/>
          <w:color w:val="000000"/>
          <w:sz w:val="24"/>
          <w:szCs w:val="24"/>
        </w:rPr>
        <w:t>Contudo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 w:rsidR="00832F36">
        <w:rPr>
          <w:rFonts w:ascii="Arial" w:hAnsi="Arial" w:cs="Arial"/>
          <w:color w:val="000000"/>
          <w:sz w:val="24"/>
          <w:szCs w:val="24"/>
        </w:rPr>
        <w:t>deixa de ser atrativo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quando o desafio deixa de existir.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</w:t>
      </w:r>
      <w:r w:rsidR="00A04515">
        <w:rPr>
          <w:rFonts w:ascii="Arial" w:hAnsi="Arial" w:cs="Arial"/>
          <w:color w:val="000000"/>
          <w:sz w:val="24"/>
          <w:szCs w:val="24"/>
        </w:rPr>
        <w:t>Outro elemento importante presente nos jogos são a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s regras que constroem a estrutura na qual o jogo vai funcionar e definem seus limites. </w:t>
      </w:r>
      <w:r w:rsidR="00A04515">
        <w:rPr>
          <w:rFonts w:ascii="Arial" w:hAnsi="Arial" w:cs="Arial"/>
          <w:color w:val="000000"/>
          <w:sz w:val="24"/>
          <w:szCs w:val="24"/>
        </w:rPr>
        <w:t>Por meio delas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é possível </w:t>
      </w:r>
      <w:r w:rsidR="00A04515">
        <w:rPr>
          <w:rFonts w:ascii="Arial" w:hAnsi="Arial" w:cs="Arial"/>
          <w:color w:val="000000"/>
          <w:sz w:val="24"/>
          <w:szCs w:val="24"/>
        </w:rPr>
        <w:t>limitar a forma do jogador</w:t>
      </w:r>
      <w:r w:rsidR="00B713DD">
        <w:rPr>
          <w:rFonts w:ascii="Arial" w:hAnsi="Arial" w:cs="Arial"/>
          <w:color w:val="000000"/>
          <w:sz w:val="24"/>
          <w:szCs w:val="24"/>
        </w:rPr>
        <w:t xml:space="preserve"> alcançar </w:t>
      </w:r>
      <w:r w:rsidR="0067784F">
        <w:rPr>
          <w:rFonts w:ascii="Arial" w:hAnsi="Arial" w:cs="Arial"/>
          <w:color w:val="000000"/>
          <w:sz w:val="24"/>
          <w:szCs w:val="24"/>
        </w:rPr>
        <w:t>o objetivo, propondo diferentes situações e problemas até que o resultado seja alcançado.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Já o</w:t>
      </w:r>
      <w:r w:rsidR="00052D50">
        <w:rPr>
          <w:rFonts w:ascii="Arial" w:hAnsi="Arial" w:cs="Arial"/>
          <w:color w:val="000000"/>
          <w:sz w:val="24"/>
          <w:szCs w:val="24"/>
        </w:rPr>
        <w:t xml:space="preserve"> </w:t>
      </w:r>
      <w:r w:rsidR="00052D50" w:rsidRPr="000B645F">
        <w:rPr>
          <w:rFonts w:ascii="Arial" w:hAnsi="Arial" w:cs="Arial"/>
          <w:color w:val="000000"/>
          <w:sz w:val="24"/>
          <w:szCs w:val="24"/>
        </w:rPr>
        <w:t>feedback</w:t>
      </w:r>
      <w:r w:rsidR="00052D50">
        <w:rPr>
          <w:rFonts w:ascii="Arial" w:hAnsi="Arial" w:cs="Arial"/>
          <w:color w:val="000000"/>
          <w:sz w:val="24"/>
          <w:szCs w:val="24"/>
        </w:rPr>
        <w:t xml:space="preserve"> é u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m dos aspectos do jogo que o torna engajador. À medida 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em 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que o jogador </w:t>
      </w:r>
      <w:r w:rsidR="00052D50">
        <w:rPr>
          <w:rFonts w:ascii="Arial" w:hAnsi="Arial" w:cs="Arial"/>
          <w:color w:val="000000"/>
          <w:sz w:val="24"/>
          <w:szCs w:val="24"/>
        </w:rPr>
        <w:t>pro</w:t>
      </w:r>
      <w:r w:rsidR="00C92574">
        <w:rPr>
          <w:rFonts w:ascii="Arial" w:hAnsi="Arial" w:cs="Arial"/>
          <w:color w:val="000000"/>
          <w:sz w:val="24"/>
          <w:szCs w:val="24"/>
        </w:rPr>
        <w:t>gride</w:t>
      </w:r>
      <w:r w:rsidR="0067784F">
        <w:rPr>
          <w:rFonts w:ascii="Arial" w:hAnsi="Arial" w:cs="Arial"/>
          <w:color w:val="000000"/>
          <w:sz w:val="24"/>
          <w:szCs w:val="24"/>
        </w:rPr>
        <w:t>, ele sabe</w:t>
      </w:r>
      <w:r w:rsidR="00AB7A03">
        <w:rPr>
          <w:rFonts w:ascii="Arial" w:hAnsi="Arial" w:cs="Arial"/>
          <w:color w:val="000000"/>
          <w:sz w:val="24"/>
          <w:szCs w:val="24"/>
        </w:rPr>
        <w:t>,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por </w:t>
      </w:r>
      <w:r w:rsidR="00C92574">
        <w:rPr>
          <w:rFonts w:ascii="Arial" w:hAnsi="Arial" w:cs="Arial"/>
          <w:color w:val="000000"/>
          <w:sz w:val="24"/>
          <w:szCs w:val="24"/>
        </w:rPr>
        <w:t>intermédios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de instrumentos como pontuação, mudança de fase ou reconhecimento, se </w:t>
      </w:r>
      <w:r w:rsidR="00C92574">
        <w:rPr>
          <w:rFonts w:ascii="Arial" w:hAnsi="Arial" w:cs="Arial"/>
          <w:color w:val="000000"/>
          <w:sz w:val="24"/>
          <w:szCs w:val="24"/>
        </w:rPr>
        <w:t>está</w:t>
      </w:r>
      <w:r w:rsidR="0067784F">
        <w:rPr>
          <w:rFonts w:ascii="Arial" w:hAnsi="Arial" w:cs="Arial"/>
          <w:color w:val="000000"/>
          <w:sz w:val="24"/>
          <w:szCs w:val="24"/>
        </w:rPr>
        <w:t xml:space="preserve"> indo bem e quão próximo ou distante está do resultado desejado.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 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E finalmente, para </w:t>
      </w:r>
      <w:r w:rsidR="00AB7A03">
        <w:rPr>
          <w:rFonts w:ascii="Arial" w:hAnsi="Arial" w:cs="Arial"/>
          <w:color w:val="000000"/>
          <w:sz w:val="24"/>
          <w:szCs w:val="24"/>
        </w:rPr>
        <w:t xml:space="preserve">a autora, </w:t>
      </w:r>
      <w:r w:rsidR="00997D1D">
        <w:rPr>
          <w:rFonts w:ascii="Arial" w:hAnsi="Arial" w:cs="Arial"/>
          <w:color w:val="000000"/>
          <w:sz w:val="24"/>
          <w:szCs w:val="24"/>
        </w:rPr>
        <w:t>o jogo contém aspectos ou a essência da realidade, todavia</w:t>
      </w:r>
      <w:r w:rsidR="00D27303">
        <w:rPr>
          <w:rFonts w:ascii="Arial" w:hAnsi="Arial" w:cs="Arial"/>
          <w:color w:val="000000"/>
          <w:sz w:val="24"/>
          <w:szCs w:val="24"/>
        </w:rPr>
        <w:t>,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 não é uma cópia exata d</w:t>
      </w:r>
      <w:r w:rsidR="006F6017">
        <w:rPr>
          <w:rFonts w:ascii="Arial" w:hAnsi="Arial" w:cs="Arial"/>
          <w:color w:val="000000"/>
          <w:sz w:val="24"/>
          <w:szCs w:val="24"/>
        </w:rPr>
        <w:t>esta</w:t>
      </w:r>
      <w:r w:rsidR="00997D1D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2742B6EC" w14:textId="77777777" w:rsidR="0067784F" w:rsidRDefault="0067784F" w:rsidP="000A167F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000000"/>
          <w:sz w:val="24"/>
          <w:szCs w:val="24"/>
        </w:rPr>
      </w:pPr>
    </w:p>
    <w:p w14:paraId="4D6B3D28" w14:textId="77777777" w:rsidR="00A64297" w:rsidRDefault="00A64297" w:rsidP="000A167F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000000"/>
          <w:sz w:val="24"/>
          <w:szCs w:val="24"/>
        </w:rPr>
      </w:pPr>
    </w:p>
    <w:p w14:paraId="45704A42" w14:textId="5EFA8C7F" w:rsidR="00997D1D" w:rsidRDefault="00C11056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A25048">
        <w:rPr>
          <w:rFonts w:ascii="Arial" w:hAnsi="Arial" w:cs="Arial"/>
          <w:b/>
          <w:sz w:val="24"/>
          <w:szCs w:val="24"/>
        </w:rPr>
        <w:t>.2</w:t>
      </w:r>
      <w:r w:rsidR="00997D1D">
        <w:rPr>
          <w:rFonts w:ascii="Arial" w:hAnsi="Arial" w:cs="Arial"/>
          <w:b/>
          <w:sz w:val="24"/>
          <w:szCs w:val="24"/>
        </w:rPr>
        <w:t xml:space="preserve"> Histórico</w:t>
      </w:r>
    </w:p>
    <w:p w14:paraId="7FDDAD99" w14:textId="77777777" w:rsidR="001606D7" w:rsidRDefault="0047249D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5E7F07CE" w14:textId="26160F4F" w:rsidR="00017C7A" w:rsidRDefault="00D27303" w:rsidP="00A6429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</w:t>
      </w:r>
      <w:r w:rsidR="007961E5">
        <w:rPr>
          <w:rFonts w:ascii="Arial" w:hAnsi="Arial" w:cs="Arial"/>
          <w:color w:val="000000"/>
          <w:sz w:val="24"/>
          <w:szCs w:val="24"/>
        </w:rPr>
        <w:t>amificação</w:t>
      </w:r>
      <w:proofErr w:type="spellEnd"/>
      <w:r w:rsidR="007961E5">
        <w:rPr>
          <w:rFonts w:ascii="Arial" w:hAnsi="Arial" w:cs="Arial"/>
          <w:color w:val="000000"/>
          <w:sz w:val="24"/>
          <w:szCs w:val="24"/>
        </w:rPr>
        <w:t xml:space="preserve"> começou</w:t>
      </w:r>
      <w:r w:rsidR="00A13D4D">
        <w:rPr>
          <w:rFonts w:ascii="Arial" w:hAnsi="Arial" w:cs="Arial"/>
          <w:color w:val="000000"/>
          <w:sz w:val="24"/>
          <w:szCs w:val="24"/>
        </w:rPr>
        <w:t xml:space="preserve"> no ano de 1912 quando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a marca americana Cracker Jack, de biscoitos e </w:t>
      </w:r>
      <w:proofErr w:type="spellStart"/>
      <w:r w:rsidR="0047249D" w:rsidRPr="000606F0">
        <w:rPr>
          <w:rFonts w:ascii="Arial" w:hAnsi="Arial" w:cs="Arial"/>
          <w:i/>
          <w:color w:val="000000"/>
          <w:sz w:val="24"/>
          <w:szCs w:val="24"/>
        </w:rPr>
        <w:t>snacks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 w:rsidR="00A13D4D">
        <w:rPr>
          <w:rFonts w:ascii="Arial" w:hAnsi="Arial" w:cs="Arial"/>
          <w:color w:val="000000"/>
          <w:sz w:val="24"/>
          <w:szCs w:val="24"/>
        </w:rPr>
        <w:t>introduziu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brinquedos surpresa em suas embalagens, embora tal </w:t>
      </w:r>
      <w:r w:rsidR="00A13D4D">
        <w:rPr>
          <w:rFonts w:ascii="Arial" w:hAnsi="Arial" w:cs="Arial"/>
          <w:color w:val="000000"/>
          <w:sz w:val="24"/>
          <w:szCs w:val="24"/>
        </w:rPr>
        <w:t>prática</w:t>
      </w:r>
      <w:r>
        <w:rPr>
          <w:rFonts w:ascii="Arial" w:hAnsi="Arial" w:cs="Arial"/>
          <w:color w:val="000000"/>
          <w:sz w:val="24"/>
          <w:szCs w:val="24"/>
        </w:rPr>
        <w:t xml:space="preserve"> não tivesse tal </w:t>
      </w:r>
      <w:r w:rsidR="0047249D">
        <w:rPr>
          <w:rFonts w:ascii="Arial" w:hAnsi="Arial" w:cs="Arial"/>
          <w:color w:val="000000"/>
          <w:sz w:val="24"/>
          <w:szCs w:val="24"/>
        </w:rPr>
        <w:t>intuito</w:t>
      </w:r>
      <w:r w:rsidR="001E0048">
        <w:rPr>
          <w:rFonts w:ascii="Arial" w:hAnsi="Arial" w:cs="Arial"/>
          <w:color w:val="000000"/>
          <w:sz w:val="24"/>
          <w:szCs w:val="24"/>
        </w:rPr>
        <w:t>.</w:t>
      </w:r>
      <w:r w:rsidR="00775E98">
        <w:rPr>
          <w:rFonts w:ascii="Arial" w:hAnsi="Arial" w:cs="Arial"/>
          <w:color w:val="000000"/>
          <w:sz w:val="24"/>
          <w:szCs w:val="24"/>
        </w:rPr>
        <w:t xml:space="preserve"> Já e</w:t>
      </w:r>
      <w:r w:rsidR="00A13D4D">
        <w:rPr>
          <w:rFonts w:ascii="Arial" w:hAnsi="Arial" w:cs="Arial"/>
          <w:color w:val="000000"/>
          <w:sz w:val="24"/>
          <w:szCs w:val="24"/>
        </w:rPr>
        <w:t>m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1980, Richard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Bartle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 w:rsidR="0047249D" w:rsidRPr="000B645F">
        <w:rPr>
          <w:rFonts w:ascii="Arial" w:hAnsi="Arial" w:cs="Arial"/>
          <w:color w:val="000000"/>
          <w:sz w:val="24"/>
          <w:szCs w:val="24"/>
        </w:rPr>
        <w:t>game designer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e pesquisador britânico, </w:t>
      </w:r>
      <w:r w:rsidR="00A13D4D">
        <w:rPr>
          <w:rFonts w:ascii="Arial" w:hAnsi="Arial" w:cs="Arial"/>
          <w:color w:val="000000"/>
          <w:sz w:val="24"/>
          <w:szCs w:val="24"/>
        </w:rPr>
        <w:t>envolveu-se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em um projeto que recebeu o nome de “MUD1” e foi o primeiro sistema de jogo on-line. </w:t>
      </w:r>
      <w:r w:rsidR="00A13D4D">
        <w:rPr>
          <w:rFonts w:ascii="Arial" w:hAnsi="Arial" w:cs="Arial"/>
          <w:color w:val="000000"/>
          <w:sz w:val="24"/>
          <w:szCs w:val="24"/>
        </w:rPr>
        <w:t>Para ele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47249D">
        <w:rPr>
          <w:rFonts w:ascii="Arial" w:hAnsi="Arial" w:cs="Arial"/>
          <w:color w:val="000000"/>
          <w:sz w:val="24"/>
          <w:szCs w:val="24"/>
        </w:rPr>
        <w:t>naquela época era mais ou menos como pegar algo que não era um jogo e transformar em um jogo.</w:t>
      </w:r>
      <w:r w:rsidR="000606F0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4A5B5EF3" w14:textId="763271F8" w:rsidR="0047249D" w:rsidRDefault="00377CAB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o ano de 2003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que o termo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 surg</w:t>
      </w:r>
      <w:r w:rsidR="000A427E">
        <w:rPr>
          <w:rFonts w:ascii="Arial" w:hAnsi="Arial" w:cs="Arial"/>
          <w:color w:val="000000"/>
          <w:sz w:val="24"/>
          <w:szCs w:val="24"/>
        </w:rPr>
        <w:t>iu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no formato que </w:t>
      </w:r>
      <w:r w:rsidR="00775E98">
        <w:rPr>
          <w:rFonts w:ascii="Arial" w:hAnsi="Arial" w:cs="Arial"/>
          <w:color w:val="000000"/>
          <w:sz w:val="24"/>
          <w:szCs w:val="24"/>
        </w:rPr>
        <w:t xml:space="preserve">é conhecido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hoje. O termo é atribuído a Nick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Pelling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>, programador de computadores e inventor nascido na Inglaterra, na década de 60. Ele fund</w:t>
      </w:r>
      <w:r w:rsidR="000A427E">
        <w:rPr>
          <w:rFonts w:ascii="Arial" w:hAnsi="Arial" w:cs="Arial"/>
          <w:color w:val="000000"/>
          <w:sz w:val="24"/>
          <w:szCs w:val="24"/>
        </w:rPr>
        <w:t>ou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uma consultoria chamada “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Conunda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>”</w:t>
      </w:r>
      <w:r w:rsidR="000A427E">
        <w:rPr>
          <w:rFonts w:ascii="Arial" w:hAnsi="Arial" w:cs="Arial"/>
          <w:color w:val="000000"/>
          <w:sz w:val="24"/>
          <w:szCs w:val="24"/>
        </w:rPr>
        <w:t>,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com o objetivo de promover a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 de projetos de consumo.</w:t>
      </w:r>
      <w:r w:rsidR="00A36A53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2E566672" w14:textId="24457AE4" w:rsidR="000309C0" w:rsidRDefault="00377CAB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Todavia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no ano de 2010 que a </w:t>
      </w:r>
      <w:proofErr w:type="spellStart"/>
      <w:r w:rsidR="0047249D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47249D">
        <w:rPr>
          <w:rFonts w:ascii="Arial" w:hAnsi="Arial" w:cs="Arial"/>
          <w:color w:val="000000"/>
          <w:sz w:val="24"/>
          <w:szCs w:val="24"/>
        </w:rPr>
        <w:t xml:space="preserve"> se proliferou </w:t>
      </w:r>
      <w:r w:rsidR="00192EEF">
        <w:rPr>
          <w:rFonts w:ascii="Arial" w:hAnsi="Arial" w:cs="Arial"/>
          <w:color w:val="000000"/>
          <w:sz w:val="24"/>
          <w:szCs w:val="24"/>
        </w:rPr>
        <w:t>atingindo</w:t>
      </w:r>
      <w:r w:rsidR="0047249D">
        <w:rPr>
          <w:rFonts w:ascii="Arial" w:hAnsi="Arial" w:cs="Arial"/>
          <w:color w:val="000000"/>
          <w:sz w:val="24"/>
          <w:szCs w:val="24"/>
        </w:rPr>
        <w:t xml:space="preserve"> o mercado de massa. </w:t>
      </w:r>
      <w:r w:rsidR="00A25048">
        <w:rPr>
          <w:rFonts w:ascii="Arial" w:hAnsi="Arial" w:cs="Arial"/>
          <w:color w:val="000000"/>
          <w:sz w:val="24"/>
          <w:szCs w:val="24"/>
        </w:rPr>
        <w:t>Espalha</w:t>
      </w:r>
      <w:r w:rsidR="00192EEF">
        <w:rPr>
          <w:rFonts w:ascii="Arial" w:hAnsi="Arial" w:cs="Arial"/>
          <w:color w:val="000000"/>
          <w:sz w:val="24"/>
          <w:szCs w:val="24"/>
        </w:rPr>
        <w:t>ra</w:t>
      </w:r>
      <w:r w:rsidR="00A25048">
        <w:rPr>
          <w:rFonts w:ascii="Arial" w:hAnsi="Arial" w:cs="Arial"/>
          <w:color w:val="000000"/>
          <w:sz w:val="24"/>
          <w:szCs w:val="24"/>
        </w:rPr>
        <w:t>m-se apresentaç</w:t>
      </w:r>
      <w:r w:rsidR="00D27303">
        <w:rPr>
          <w:rFonts w:ascii="Arial" w:hAnsi="Arial" w:cs="Arial"/>
          <w:color w:val="000000"/>
          <w:sz w:val="24"/>
          <w:szCs w:val="24"/>
        </w:rPr>
        <w:t>ões</w:t>
      </w:r>
      <w:r>
        <w:rPr>
          <w:rFonts w:ascii="Arial" w:hAnsi="Arial" w:cs="Arial"/>
          <w:color w:val="000000"/>
          <w:sz w:val="24"/>
          <w:szCs w:val="24"/>
        </w:rPr>
        <w:t xml:space="preserve"> sobre o tema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, como a de Jesse </w:t>
      </w:r>
      <w:proofErr w:type="spellStart"/>
      <w:r w:rsidR="00D27303">
        <w:rPr>
          <w:rFonts w:ascii="Arial" w:hAnsi="Arial" w:cs="Arial"/>
          <w:color w:val="000000"/>
          <w:sz w:val="24"/>
          <w:szCs w:val="24"/>
        </w:rPr>
        <w:t>Schell</w:t>
      </w:r>
      <w:proofErr w:type="spellEnd"/>
      <w:r w:rsidR="00D27303">
        <w:rPr>
          <w:rFonts w:ascii="Arial" w:hAnsi="Arial" w:cs="Arial"/>
          <w:color w:val="000000"/>
          <w:sz w:val="24"/>
          <w:szCs w:val="24"/>
        </w:rPr>
        <w:t>, que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ilustrou 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como seria o mundo com a disseminação da </w:t>
      </w:r>
      <w:proofErr w:type="spellStart"/>
      <w:r w:rsidR="00A25048">
        <w:rPr>
          <w:rFonts w:ascii="Arial" w:hAnsi="Arial" w:cs="Arial"/>
          <w:color w:val="000000"/>
          <w:sz w:val="24"/>
          <w:szCs w:val="24"/>
        </w:rPr>
        <w:t>gamif</w:t>
      </w:r>
      <w:r w:rsidR="00192EEF">
        <w:rPr>
          <w:rFonts w:ascii="Arial" w:hAnsi="Arial" w:cs="Arial"/>
          <w:color w:val="000000"/>
          <w:sz w:val="24"/>
          <w:szCs w:val="24"/>
        </w:rPr>
        <w:t>icação</w:t>
      </w:r>
      <w:proofErr w:type="spellEnd"/>
      <w:r w:rsidR="00192EEF">
        <w:rPr>
          <w:rFonts w:ascii="Arial" w:hAnsi="Arial" w:cs="Arial"/>
          <w:color w:val="000000"/>
          <w:sz w:val="24"/>
          <w:szCs w:val="24"/>
        </w:rPr>
        <w:t xml:space="preserve"> para todas as categorias</w:t>
      </w:r>
      <w:r w:rsidR="00702DD1">
        <w:rPr>
          <w:rFonts w:ascii="Arial" w:hAnsi="Arial" w:cs="Arial"/>
          <w:color w:val="000000"/>
          <w:sz w:val="24"/>
          <w:szCs w:val="24"/>
        </w:rPr>
        <w:t>. Também foram lançadas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literaturas</w:t>
      </w:r>
      <w:r w:rsidR="00702DD1">
        <w:rPr>
          <w:rFonts w:ascii="Arial" w:hAnsi="Arial" w:cs="Arial"/>
          <w:color w:val="000000"/>
          <w:sz w:val="24"/>
          <w:szCs w:val="24"/>
        </w:rPr>
        <w:t xml:space="preserve"> na área,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como o 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livro “Reality </w:t>
      </w:r>
      <w:proofErr w:type="spellStart"/>
      <w:r w:rsidR="00A25048">
        <w:rPr>
          <w:rFonts w:ascii="Arial" w:hAnsi="Arial" w:cs="Arial"/>
          <w:color w:val="000000"/>
          <w:sz w:val="24"/>
          <w:szCs w:val="24"/>
        </w:rPr>
        <w:t>is</w:t>
      </w:r>
      <w:proofErr w:type="spellEnd"/>
      <w:r w:rsidR="00A25048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A25048">
        <w:rPr>
          <w:rFonts w:ascii="Arial" w:hAnsi="Arial" w:cs="Arial"/>
          <w:color w:val="000000"/>
          <w:sz w:val="24"/>
          <w:szCs w:val="24"/>
        </w:rPr>
        <w:t>Broken</w:t>
      </w:r>
      <w:proofErr w:type="spellEnd"/>
      <w:r w:rsidR="00A25048">
        <w:rPr>
          <w:rFonts w:ascii="Arial" w:hAnsi="Arial" w:cs="Arial"/>
          <w:color w:val="000000"/>
          <w:sz w:val="24"/>
          <w:szCs w:val="24"/>
        </w:rPr>
        <w:t>”,</w:t>
      </w:r>
      <w:r w:rsidR="00192EEF">
        <w:rPr>
          <w:rFonts w:ascii="Arial" w:hAnsi="Arial" w:cs="Arial"/>
          <w:color w:val="000000"/>
          <w:sz w:val="24"/>
          <w:szCs w:val="24"/>
        </w:rPr>
        <w:t xml:space="preserve"> escrito por Jane </w:t>
      </w:r>
      <w:proofErr w:type="spellStart"/>
      <w:r w:rsidR="00192EEF">
        <w:rPr>
          <w:rFonts w:ascii="Arial" w:hAnsi="Arial" w:cs="Arial"/>
          <w:color w:val="000000"/>
          <w:sz w:val="24"/>
          <w:szCs w:val="24"/>
        </w:rPr>
        <w:t>McGonigal</w:t>
      </w:r>
      <w:proofErr w:type="spellEnd"/>
      <w:r w:rsidR="00192EEF">
        <w:rPr>
          <w:rFonts w:ascii="Arial" w:hAnsi="Arial" w:cs="Arial"/>
          <w:color w:val="000000"/>
          <w:sz w:val="24"/>
          <w:szCs w:val="24"/>
        </w:rPr>
        <w:t>,</w:t>
      </w:r>
      <w:r w:rsidR="00A25048">
        <w:rPr>
          <w:rFonts w:ascii="Arial" w:hAnsi="Arial" w:cs="Arial"/>
          <w:color w:val="000000"/>
          <w:sz w:val="24"/>
          <w:szCs w:val="24"/>
        </w:rPr>
        <w:t xml:space="preserve"> contendo vários exemplos de como os </w:t>
      </w:r>
      <w:r w:rsidR="00702DD1">
        <w:rPr>
          <w:rFonts w:ascii="Arial" w:hAnsi="Arial" w:cs="Arial"/>
          <w:color w:val="000000"/>
          <w:sz w:val="24"/>
          <w:szCs w:val="24"/>
        </w:rPr>
        <w:t xml:space="preserve">jogos </w:t>
      </w:r>
      <w:r w:rsidR="00A25048">
        <w:rPr>
          <w:rFonts w:ascii="Arial" w:hAnsi="Arial" w:cs="Arial"/>
          <w:color w:val="000000"/>
          <w:sz w:val="24"/>
          <w:szCs w:val="24"/>
        </w:rPr>
        <w:t>podem gerar impacto positivo no mundo.</w:t>
      </w:r>
      <w:r w:rsidR="00A36A53">
        <w:rPr>
          <w:rFonts w:ascii="Arial" w:hAnsi="Arial" w:cs="Arial"/>
          <w:color w:val="000000"/>
          <w:sz w:val="24"/>
          <w:szCs w:val="24"/>
        </w:rPr>
        <w:t xml:space="preserve"> (ALVES, 2015)</w:t>
      </w:r>
    </w:p>
    <w:p w14:paraId="42AB62DD" w14:textId="77777777" w:rsidR="006C2714" w:rsidRDefault="006C2714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14109314" w14:textId="77777777" w:rsidR="006C2714" w:rsidRDefault="006C2714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2856E1" w14:textId="77777777" w:rsidR="00A5674A" w:rsidRDefault="00A5674A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37B27B" w14:textId="77777777" w:rsidR="00A5674A" w:rsidRDefault="00A5674A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9C70507" w14:textId="77777777" w:rsidR="00A5674A" w:rsidRDefault="00A5674A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318D090" w14:textId="77777777" w:rsidR="00A5674A" w:rsidRDefault="00A5674A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6E2CA732" w14:textId="77777777" w:rsidR="006C2714" w:rsidRPr="0036337D" w:rsidRDefault="006C2714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43A4F8E8" w14:textId="35CD1D1E" w:rsidR="003660EE" w:rsidRDefault="00C11056" w:rsidP="000A167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652DC">
        <w:rPr>
          <w:rFonts w:ascii="Arial" w:hAnsi="Arial" w:cs="Arial"/>
          <w:b/>
          <w:sz w:val="24"/>
          <w:szCs w:val="24"/>
        </w:rPr>
        <w:t>.3 Definição de</w:t>
      </w:r>
      <w:r w:rsidR="00D2730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27303">
        <w:rPr>
          <w:rFonts w:ascii="Arial" w:hAnsi="Arial" w:cs="Arial"/>
          <w:b/>
          <w:sz w:val="24"/>
          <w:szCs w:val="24"/>
        </w:rPr>
        <w:t>gamificação</w:t>
      </w:r>
      <w:proofErr w:type="spellEnd"/>
    </w:p>
    <w:p w14:paraId="418229D6" w14:textId="77777777" w:rsidR="006C2714" w:rsidRDefault="006C2714" w:rsidP="006C2714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911CB08" w14:textId="77777777" w:rsidR="006C2714" w:rsidRPr="000B645F" w:rsidRDefault="006C2714" w:rsidP="006C2714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Navarro (2013), a</w:t>
      </w:r>
      <w:r w:rsidRPr="00DB59E9">
        <w:rPr>
          <w:rFonts w:ascii="Arial" w:hAnsi="Arial" w:cs="Arial"/>
          <w:sz w:val="24"/>
          <w:szCs w:val="24"/>
        </w:rPr>
        <w:t xml:space="preserve"> aplicação de jogos na realidade do dia a dia do profissional, escolar e social do indivíduo, é compreendida como </w:t>
      </w:r>
      <w:proofErr w:type="spellStart"/>
      <w:r w:rsidRPr="00DB59E9">
        <w:rPr>
          <w:rFonts w:ascii="Arial" w:hAnsi="Arial" w:cs="Arial"/>
          <w:sz w:val="24"/>
          <w:szCs w:val="24"/>
        </w:rPr>
        <w:t>gamificação</w:t>
      </w:r>
      <w:proofErr w:type="spellEnd"/>
      <w:r w:rsidRPr="00DB59E9">
        <w:rPr>
          <w:rFonts w:ascii="Arial" w:hAnsi="Arial" w:cs="Arial"/>
          <w:sz w:val="24"/>
          <w:szCs w:val="24"/>
        </w:rPr>
        <w:t xml:space="preserve">, que é a tradução do termo </w:t>
      </w:r>
      <w:proofErr w:type="spellStart"/>
      <w:r w:rsidRPr="00DB59E9">
        <w:rPr>
          <w:rFonts w:ascii="Arial" w:hAnsi="Arial" w:cs="Arial"/>
          <w:i/>
          <w:sz w:val="24"/>
          <w:szCs w:val="24"/>
        </w:rPr>
        <w:t>gamification</w:t>
      </w:r>
      <w:proofErr w:type="spellEnd"/>
      <w:r w:rsidRPr="00DB59E9">
        <w:rPr>
          <w:rFonts w:ascii="Arial" w:hAnsi="Arial" w:cs="Arial"/>
          <w:sz w:val="24"/>
          <w:szCs w:val="24"/>
        </w:rPr>
        <w:t>.</w:t>
      </w:r>
    </w:p>
    <w:p w14:paraId="3AA6DF61" w14:textId="77777777" w:rsidR="006C2714" w:rsidRPr="00FF4282" w:rsidRDefault="006C2714" w:rsidP="006C271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B59E9">
        <w:rPr>
          <w:rFonts w:ascii="Arial" w:hAnsi="Arial" w:cs="Arial"/>
          <w:sz w:val="24"/>
          <w:szCs w:val="24"/>
        </w:rPr>
        <w:t xml:space="preserve">Com o avanço tecnológico, a expansão do processo de </w:t>
      </w:r>
      <w:proofErr w:type="spellStart"/>
      <w:r w:rsidRPr="00DB59E9">
        <w:rPr>
          <w:rFonts w:ascii="Arial" w:hAnsi="Arial" w:cs="Arial"/>
          <w:sz w:val="24"/>
          <w:szCs w:val="24"/>
        </w:rPr>
        <w:t>gamificação</w:t>
      </w:r>
      <w:proofErr w:type="spellEnd"/>
      <w:r w:rsidRPr="00DB59E9">
        <w:rPr>
          <w:rFonts w:ascii="Arial" w:hAnsi="Arial" w:cs="Arial"/>
          <w:sz w:val="24"/>
          <w:szCs w:val="24"/>
        </w:rPr>
        <w:t xml:space="preserve"> foi facilitad</w:t>
      </w:r>
      <w:r>
        <w:rPr>
          <w:rFonts w:ascii="Arial" w:hAnsi="Arial" w:cs="Arial"/>
          <w:sz w:val="24"/>
          <w:szCs w:val="24"/>
        </w:rPr>
        <w:t>a</w:t>
      </w:r>
      <w:r w:rsidRPr="00DB59E9">
        <w:rPr>
          <w:rFonts w:ascii="Arial" w:hAnsi="Arial" w:cs="Arial"/>
          <w:sz w:val="24"/>
          <w:szCs w:val="24"/>
        </w:rPr>
        <w:t>, mas a aplicação da estrutura de jogo já acontecia em situações profissionais. Por exemplo, no comércio, com a presença da competição, regras, metas e resultados esperados. Independente da classe social e das faixas etárias, o jogo está cada vez mais presente no dia a dia das pessoas e a tecnologia tem sido grande aliada.</w:t>
      </w:r>
    </w:p>
    <w:p w14:paraId="2ED44E40" w14:textId="77777777" w:rsidR="006C2714" w:rsidRPr="00E120C4" w:rsidRDefault="006C2714" w:rsidP="006C2714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E120C4">
        <w:rPr>
          <w:rFonts w:ascii="Arial" w:hAnsi="Arial" w:cs="Arial"/>
          <w:color w:val="000000"/>
          <w:sz w:val="24"/>
          <w:szCs w:val="24"/>
        </w:rPr>
        <w:t xml:space="preserve">De acordo com </w:t>
      </w:r>
      <w:r>
        <w:rPr>
          <w:rFonts w:ascii="Arial" w:hAnsi="Arial" w:cs="Arial"/>
          <w:color w:val="000000"/>
          <w:sz w:val="24"/>
          <w:szCs w:val="24"/>
        </w:rPr>
        <w:t>Navarro</w:t>
      </w:r>
      <w:r w:rsidRPr="00E120C4">
        <w:rPr>
          <w:rFonts w:ascii="Arial" w:hAnsi="Arial" w:cs="Arial"/>
          <w:color w:val="000000"/>
          <w:sz w:val="24"/>
          <w:szCs w:val="24"/>
        </w:rPr>
        <w:t>,</w:t>
      </w:r>
    </w:p>
    <w:p w14:paraId="21CAC811" w14:textId="77777777" w:rsidR="006C2714" w:rsidRPr="00E72F02" w:rsidRDefault="006C2714" w:rsidP="006C2714">
      <w:pPr>
        <w:widowControl w:val="0"/>
        <w:autoSpaceDE w:val="0"/>
        <w:autoSpaceDN w:val="0"/>
        <w:adjustRightInd w:val="0"/>
        <w:spacing w:after="240"/>
        <w:ind w:left="2268"/>
        <w:jc w:val="both"/>
        <w:rPr>
          <w:rFonts w:ascii="Arial" w:hAnsi="Arial" w:cs="Arial"/>
        </w:rPr>
      </w:pPr>
      <w:r w:rsidRPr="000F0049">
        <w:rPr>
          <w:rFonts w:ascii="Arial" w:hAnsi="Arial" w:cs="Arial"/>
          <w:color w:val="000000"/>
        </w:rPr>
        <w:t>C</w:t>
      </w:r>
      <w:r w:rsidRPr="000F0049">
        <w:rPr>
          <w:rFonts w:ascii="Arial" w:hAnsi="Arial" w:cs="Arial"/>
        </w:rPr>
        <w:t xml:space="preserve">om a aplicação de elementos, mecanismos, dinâmicas e técnicas de jogos na rotina profissional, escolar e social do indivíduo, o jogo é deslocado da função de distração, tem seu conceito </w:t>
      </w:r>
      <w:proofErr w:type="spellStart"/>
      <w:r w:rsidRPr="000F0049">
        <w:rPr>
          <w:rFonts w:ascii="Arial" w:hAnsi="Arial" w:cs="Arial"/>
        </w:rPr>
        <w:t>ressignificado</w:t>
      </w:r>
      <w:proofErr w:type="spellEnd"/>
      <w:r w:rsidRPr="000F0049">
        <w:rPr>
          <w:rFonts w:ascii="Arial" w:hAnsi="Arial" w:cs="Arial"/>
        </w:rPr>
        <w:t xml:space="preserve"> e assume novo papel e importância na sociedade</w:t>
      </w:r>
      <w:r>
        <w:rPr>
          <w:rFonts w:ascii="Arial" w:hAnsi="Arial" w:cs="Arial"/>
        </w:rPr>
        <w:t xml:space="preserve"> (NAVARRO, 2013)</w:t>
      </w:r>
      <w:r w:rsidRPr="000F0049">
        <w:rPr>
          <w:rFonts w:ascii="Arial" w:hAnsi="Arial" w:cs="Arial"/>
        </w:rPr>
        <w:t>.</w:t>
      </w:r>
    </w:p>
    <w:p w14:paraId="1789CA1D" w14:textId="3F858BAE" w:rsidR="003660EE" w:rsidRPr="00742E09" w:rsidRDefault="006A58B5" w:rsidP="000B645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Para </w:t>
      </w:r>
      <w:r w:rsidR="00C60053">
        <w:rPr>
          <w:rFonts w:ascii="Arial" w:hAnsi="Arial" w:cs="Arial"/>
          <w:color w:val="000000"/>
          <w:sz w:val="24"/>
          <w:szCs w:val="24"/>
        </w:rPr>
        <w:t xml:space="preserve">Hunter </w:t>
      </w:r>
      <w:r w:rsidR="002C2351">
        <w:rPr>
          <w:rFonts w:ascii="Arial" w:hAnsi="Arial" w:cs="Arial"/>
          <w:color w:val="000000"/>
          <w:sz w:val="24"/>
          <w:szCs w:val="24"/>
        </w:rPr>
        <w:t xml:space="preserve">e </w:t>
      </w:r>
      <w:proofErr w:type="spellStart"/>
      <w:r w:rsidR="00C60053">
        <w:rPr>
          <w:rFonts w:ascii="Arial" w:hAnsi="Arial" w:cs="Arial"/>
          <w:color w:val="000000"/>
          <w:sz w:val="24"/>
          <w:szCs w:val="24"/>
        </w:rPr>
        <w:t>Werbach</w:t>
      </w:r>
      <w:proofErr w:type="spellEnd"/>
      <w:r w:rsidR="00FC08DA">
        <w:rPr>
          <w:rFonts w:ascii="Arial" w:hAnsi="Arial" w:cs="Arial"/>
          <w:color w:val="000000"/>
          <w:sz w:val="24"/>
          <w:szCs w:val="24"/>
        </w:rPr>
        <w:t xml:space="preserve"> (2012</w:t>
      </w:r>
      <w:r w:rsidR="00E778D6">
        <w:rPr>
          <w:rFonts w:ascii="Arial" w:hAnsi="Arial" w:cs="Arial"/>
          <w:color w:val="000000"/>
          <w:sz w:val="24"/>
          <w:szCs w:val="24"/>
        </w:rPr>
        <w:t>)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6419CB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6419CB">
        <w:rPr>
          <w:rFonts w:ascii="Arial" w:hAnsi="Arial" w:cs="Arial"/>
          <w:color w:val="000000"/>
          <w:sz w:val="24"/>
          <w:szCs w:val="24"/>
        </w:rPr>
        <w:t xml:space="preserve"> é uma palavra pesada e não captura o fenômeno em todos os aspectos. Muitos desenvolvedores e pesquisadores de jog</w:t>
      </w:r>
      <w:r>
        <w:rPr>
          <w:rFonts w:ascii="Arial" w:hAnsi="Arial" w:cs="Arial"/>
          <w:color w:val="000000"/>
          <w:sz w:val="24"/>
          <w:szCs w:val="24"/>
        </w:rPr>
        <w:t>os se preocupa</w:t>
      </w:r>
      <w:r w:rsidR="002C2351">
        <w:rPr>
          <w:rFonts w:ascii="Arial" w:hAnsi="Arial" w:cs="Arial"/>
          <w:color w:val="000000"/>
          <w:sz w:val="24"/>
          <w:szCs w:val="24"/>
        </w:rPr>
        <w:t>m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com a trivialidade da efetiva complexidade </w:t>
      </w:r>
      <w:r w:rsidR="00D27303">
        <w:rPr>
          <w:rFonts w:ascii="Arial" w:hAnsi="Arial" w:cs="Arial"/>
          <w:color w:val="000000"/>
          <w:sz w:val="24"/>
          <w:szCs w:val="24"/>
        </w:rPr>
        <w:t xml:space="preserve">do </w:t>
      </w:r>
      <w:r w:rsidR="006419CB">
        <w:rPr>
          <w:rFonts w:ascii="Arial" w:hAnsi="Arial" w:cs="Arial"/>
          <w:color w:val="000000"/>
          <w:sz w:val="24"/>
          <w:szCs w:val="24"/>
        </w:rPr>
        <w:t>p</w:t>
      </w:r>
      <w:r w:rsidR="00D27303">
        <w:rPr>
          <w:rFonts w:ascii="Arial" w:hAnsi="Arial" w:cs="Arial"/>
          <w:color w:val="000000"/>
          <w:sz w:val="24"/>
          <w:szCs w:val="24"/>
        </w:rPr>
        <w:t>rojeto de um jogo. Segundo eles</w:t>
      </w:r>
      <w:r w:rsidR="006419CB">
        <w:rPr>
          <w:rFonts w:ascii="Arial" w:hAnsi="Arial" w:cs="Arial"/>
          <w:color w:val="000000"/>
          <w:sz w:val="24"/>
          <w:szCs w:val="24"/>
        </w:rPr>
        <w:t xml:space="preserve"> não existe uma definição universalmente aceita para </w:t>
      </w:r>
      <w:proofErr w:type="spellStart"/>
      <w:r w:rsidR="006419CB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6419CB">
        <w:rPr>
          <w:rFonts w:ascii="Arial" w:hAnsi="Arial" w:cs="Arial"/>
          <w:color w:val="000000"/>
          <w:sz w:val="24"/>
          <w:szCs w:val="24"/>
        </w:rPr>
        <w:t xml:space="preserve">. 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Mas a definição que deram em seu livro </w:t>
      </w:r>
      <w:r w:rsidR="00ED2F2D" w:rsidRPr="002C2351">
        <w:rPr>
          <w:rFonts w:ascii="Arial" w:hAnsi="Arial" w:cs="Arial"/>
          <w:color w:val="000000"/>
          <w:sz w:val="24"/>
          <w:szCs w:val="24"/>
        </w:rPr>
        <w:t>“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>For</w:t>
      </w:r>
      <w:r w:rsidR="00556822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ED2F2D" w:rsidRPr="00742E09">
        <w:rPr>
          <w:rFonts w:ascii="Arial" w:hAnsi="Arial" w:cs="Arial"/>
          <w:color w:val="000000"/>
          <w:sz w:val="24"/>
          <w:szCs w:val="24"/>
        </w:rPr>
        <w:t>The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6419CB" w:rsidRPr="00742E09">
        <w:rPr>
          <w:rFonts w:ascii="Arial" w:hAnsi="Arial" w:cs="Arial"/>
          <w:color w:val="000000"/>
          <w:sz w:val="24"/>
          <w:szCs w:val="24"/>
        </w:rPr>
        <w:t>Win</w:t>
      </w:r>
      <w:proofErr w:type="spellEnd"/>
      <w:r w:rsidR="00ED2F2D" w:rsidRPr="00742E09">
        <w:rPr>
          <w:rFonts w:ascii="Arial" w:hAnsi="Arial" w:cs="Arial"/>
          <w:color w:val="000000"/>
          <w:sz w:val="24"/>
          <w:szCs w:val="24"/>
        </w:rPr>
        <w:t>”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foi a seguinte:</w:t>
      </w:r>
      <w:r w:rsidR="002C2351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B7432">
        <w:rPr>
          <w:rFonts w:ascii="Arial" w:hAnsi="Arial" w:cs="Arial"/>
          <w:color w:val="000000"/>
          <w:sz w:val="24"/>
          <w:szCs w:val="24"/>
        </w:rPr>
        <w:t>g</w:t>
      </w:r>
      <w:r w:rsidR="009247D1" w:rsidRPr="009247D1">
        <w:rPr>
          <w:rFonts w:ascii="Arial" w:hAnsi="Arial" w:cs="Arial"/>
          <w:color w:val="000000"/>
          <w:sz w:val="24"/>
          <w:szCs w:val="24"/>
        </w:rPr>
        <w:t>amifica</w:t>
      </w:r>
      <w:r w:rsidR="009247D1" w:rsidRPr="006C579C">
        <w:rPr>
          <w:rFonts w:ascii="Arial" w:hAnsi="Arial" w:cs="Arial"/>
          <w:color w:val="000000"/>
          <w:sz w:val="24"/>
          <w:szCs w:val="24"/>
        </w:rPr>
        <w:t>ção</w:t>
      </w:r>
      <w:proofErr w:type="spellEnd"/>
      <w:r w:rsidR="006C579C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6C579C" w:rsidRPr="006C579C">
        <w:rPr>
          <w:rFonts w:ascii="Arial" w:hAnsi="Arial" w:cs="Arial"/>
          <w:color w:val="000000"/>
          <w:sz w:val="24"/>
          <w:szCs w:val="24"/>
        </w:rPr>
        <w:t>é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  <w:r w:rsidR="006C579C">
        <w:rPr>
          <w:rFonts w:ascii="Arial" w:hAnsi="Arial" w:cs="Arial"/>
          <w:color w:val="000000"/>
          <w:sz w:val="24"/>
          <w:szCs w:val="24"/>
        </w:rPr>
        <w:t>o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 uso de elementos de jogo e técnicas de </w:t>
      </w:r>
      <w:r w:rsidR="006419CB" w:rsidRPr="00742E09">
        <w:rPr>
          <w:rFonts w:ascii="Arial" w:hAnsi="Arial" w:cs="Arial"/>
          <w:color w:val="000000"/>
          <w:sz w:val="24"/>
          <w:szCs w:val="24"/>
        </w:rPr>
        <w:t>design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 xml:space="preserve"> de jogo em contextos que não são de jogos</w:t>
      </w:r>
      <w:r w:rsidR="00FC08DA">
        <w:rPr>
          <w:rFonts w:ascii="Arial" w:hAnsi="Arial" w:cs="Arial"/>
          <w:color w:val="000000"/>
          <w:sz w:val="24"/>
          <w:szCs w:val="24"/>
        </w:rPr>
        <w:t xml:space="preserve"> (HUNTER e WERBACH</w:t>
      </w:r>
      <w:r w:rsidR="002C2351">
        <w:rPr>
          <w:rFonts w:ascii="Arial" w:hAnsi="Arial" w:cs="Arial"/>
          <w:color w:val="000000"/>
          <w:sz w:val="24"/>
          <w:szCs w:val="24"/>
        </w:rPr>
        <w:t xml:space="preserve">, </w:t>
      </w:r>
      <w:r w:rsidR="00FC08DA">
        <w:rPr>
          <w:rFonts w:ascii="Arial" w:hAnsi="Arial" w:cs="Arial"/>
          <w:color w:val="000000"/>
          <w:sz w:val="24"/>
          <w:szCs w:val="24"/>
        </w:rPr>
        <w:t>2012</w:t>
      </w:r>
      <w:r w:rsidR="002C2351">
        <w:rPr>
          <w:rFonts w:ascii="Arial" w:hAnsi="Arial" w:cs="Arial"/>
          <w:color w:val="000000"/>
          <w:sz w:val="24"/>
          <w:szCs w:val="24"/>
        </w:rPr>
        <w:t>)</w:t>
      </w:r>
      <w:r w:rsidR="006419CB" w:rsidRPr="002C2351">
        <w:rPr>
          <w:rFonts w:ascii="Arial" w:hAnsi="Arial" w:cs="Arial"/>
          <w:color w:val="000000"/>
          <w:sz w:val="24"/>
          <w:szCs w:val="24"/>
        </w:rPr>
        <w:t>.</w:t>
      </w:r>
    </w:p>
    <w:p w14:paraId="5F2B759A" w14:textId="43963F0C" w:rsidR="006419CB" w:rsidRDefault="00D27303" w:rsidP="008221C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Já </w:t>
      </w:r>
      <w:proofErr w:type="spellStart"/>
      <w:r w:rsidR="005F6E84">
        <w:rPr>
          <w:rFonts w:ascii="Arial" w:hAnsi="Arial" w:cs="Arial"/>
          <w:color w:val="000000"/>
          <w:sz w:val="24"/>
          <w:szCs w:val="24"/>
        </w:rPr>
        <w:t>Z</w:t>
      </w:r>
      <w:r w:rsidR="005419CA">
        <w:rPr>
          <w:rFonts w:ascii="Arial" w:hAnsi="Arial" w:cs="Arial"/>
          <w:color w:val="000000"/>
          <w:sz w:val="24"/>
          <w:szCs w:val="24"/>
        </w:rPr>
        <w:t>ichermann</w:t>
      </w:r>
      <w:proofErr w:type="spellEnd"/>
      <w:r w:rsidR="007E0A77">
        <w:rPr>
          <w:rFonts w:ascii="Arial" w:hAnsi="Arial" w:cs="Arial"/>
          <w:color w:val="000000"/>
          <w:sz w:val="24"/>
          <w:szCs w:val="24"/>
        </w:rPr>
        <w:t xml:space="preserve"> e C</w:t>
      </w:r>
      <w:r w:rsidR="005419CA">
        <w:rPr>
          <w:rFonts w:ascii="Arial" w:hAnsi="Arial" w:cs="Arial"/>
          <w:color w:val="000000"/>
          <w:sz w:val="24"/>
          <w:szCs w:val="24"/>
        </w:rPr>
        <w:t>unningham</w:t>
      </w:r>
      <w:r w:rsidR="006E403D">
        <w:rPr>
          <w:rFonts w:ascii="Arial" w:hAnsi="Arial" w:cs="Arial"/>
          <w:color w:val="000000"/>
          <w:sz w:val="24"/>
          <w:szCs w:val="24"/>
        </w:rPr>
        <w:t xml:space="preserve"> (2011</w:t>
      </w:r>
      <w:r w:rsidR="00E778D6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296841">
        <w:rPr>
          <w:rFonts w:ascii="Arial" w:hAnsi="Arial" w:cs="Arial"/>
          <w:color w:val="000000"/>
          <w:sz w:val="24"/>
          <w:szCs w:val="24"/>
        </w:rPr>
        <w:t>define</w:t>
      </w:r>
      <w:r w:rsidR="003071E8">
        <w:rPr>
          <w:rFonts w:ascii="Arial" w:hAnsi="Arial" w:cs="Arial"/>
          <w:color w:val="000000"/>
          <w:sz w:val="24"/>
          <w:szCs w:val="24"/>
        </w:rPr>
        <w:t>m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 o termo </w:t>
      </w:r>
      <w:proofErr w:type="spellStart"/>
      <w:r w:rsidR="00296841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105C49">
        <w:rPr>
          <w:rFonts w:ascii="Arial" w:hAnsi="Arial" w:cs="Arial"/>
          <w:color w:val="000000"/>
          <w:sz w:val="24"/>
          <w:szCs w:val="24"/>
        </w:rPr>
        <w:t xml:space="preserve"> 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como </w:t>
      </w:r>
      <w:r w:rsidR="003F7ABD">
        <w:rPr>
          <w:rFonts w:ascii="Arial" w:hAnsi="Arial" w:cs="Arial"/>
          <w:color w:val="000000"/>
          <w:sz w:val="24"/>
          <w:szCs w:val="24"/>
        </w:rPr>
        <w:t>“</w:t>
      </w:r>
      <w:r w:rsidR="00296841">
        <w:rPr>
          <w:rFonts w:ascii="Arial" w:hAnsi="Arial" w:cs="Arial"/>
          <w:color w:val="000000"/>
          <w:sz w:val="24"/>
          <w:szCs w:val="24"/>
        </w:rPr>
        <w:t xml:space="preserve">O </w:t>
      </w:r>
      <w:r w:rsidR="00155B26" w:rsidRPr="002C2351">
        <w:rPr>
          <w:rFonts w:ascii="Arial" w:hAnsi="Arial" w:cs="Arial"/>
          <w:color w:val="000000"/>
          <w:sz w:val="24"/>
          <w:szCs w:val="24"/>
        </w:rPr>
        <w:t xml:space="preserve">processo de utilização de pensamento de jogos e dinâmica de jogos para engajar </w:t>
      </w:r>
      <w:r w:rsidR="00595DAC">
        <w:rPr>
          <w:rFonts w:ascii="Arial" w:hAnsi="Arial" w:cs="Arial"/>
          <w:color w:val="000000"/>
          <w:sz w:val="24"/>
          <w:szCs w:val="24"/>
        </w:rPr>
        <w:t>audiências e resolver problemas</w:t>
      </w:r>
      <w:r w:rsidR="003F7ABD">
        <w:rPr>
          <w:rFonts w:ascii="Arial" w:hAnsi="Arial" w:cs="Arial"/>
          <w:color w:val="000000"/>
          <w:sz w:val="24"/>
          <w:szCs w:val="24"/>
        </w:rPr>
        <w:t>”</w:t>
      </w:r>
      <w:r w:rsidR="002C2351" w:rsidRPr="002C2351">
        <w:rPr>
          <w:rFonts w:ascii="Arial" w:hAnsi="Arial" w:cs="Arial"/>
          <w:color w:val="000000"/>
          <w:sz w:val="24"/>
          <w:szCs w:val="24"/>
        </w:rPr>
        <w:t>.</w:t>
      </w:r>
      <w:r w:rsidR="003F7ABD">
        <w:rPr>
          <w:rFonts w:ascii="Arial" w:hAnsi="Arial" w:cs="Arial"/>
          <w:color w:val="000000"/>
          <w:sz w:val="24"/>
          <w:szCs w:val="24"/>
        </w:rPr>
        <w:t xml:space="preserve"> </w:t>
      </w:r>
      <w:r w:rsidR="00126962">
        <w:rPr>
          <w:rFonts w:ascii="Arial" w:hAnsi="Arial" w:cs="Arial"/>
          <w:color w:val="000000"/>
          <w:sz w:val="24"/>
          <w:szCs w:val="24"/>
        </w:rPr>
        <w:t>Por sua vez, p</w:t>
      </w:r>
      <w:r w:rsidR="003F7ABD">
        <w:rPr>
          <w:rFonts w:ascii="Arial" w:hAnsi="Arial" w:cs="Arial"/>
          <w:color w:val="000000"/>
          <w:sz w:val="24"/>
          <w:szCs w:val="24"/>
        </w:rPr>
        <w:t xml:space="preserve">ara </w:t>
      </w:r>
      <w:proofErr w:type="spellStart"/>
      <w:r w:rsidR="003F7ABD">
        <w:rPr>
          <w:rFonts w:ascii="Arial" w:hAnsi="Arial" w:cs="Arial"/>
          <w:color w:val="000000"/>
          <w:sz w:val="24"/>
          <w:szCs w:val="24"/>
        </w:rPr>
        <w:t>Kapp</w:t>
      </w:r>
      <w:proofErr w:type="spellEnd"/>
      <w:r w:rsidR="003F7ABD">
        <w:rPr>
          <w:rFonts w:ascii="Arial" w:hAnsi="Arial" w:cs="Arial"/>
          <w:color w:val="000000"/>
          <w:sz w:val="24"/>
          <w:szCs w:val="24"/>
        </w:rPr>
        <w:t xml:space="preserve"> et al.,</w:t>
      </w:r>
      <w:r w:rsidR="008221C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221CD">
        <w:rPr>
          <w:rFonts w:ascii="Arial" w:hAnsi="Arial" w:cs="Arial"/>
          <w:color w:val="000000"/>
          <w:sz w:val="24"/>
          <w:szCs w:val="24"/>
        </w:rPr>
        <w:t>g</w:t>
      </w:r>
      <w:r w:rsidR="00E90D1D" w:rsidRPr="008221CD">
        <w:rPr>
          <w:rFonts w:ascii="Arial" w:hAnsi="Arial" w:cs="Arial"/>
          <w:color w:val="000000"/>
          <w:sz w:val="24"/>
          <w:szCs w:val="24"/>
        </w:rPr>
        <w:t>amificação</w:t>
      </w:r>
      <w:proofErr w:type="spellEnd"/>
      <w:r w:rsidR="007B1CC0" w:rsidRPr="008221CD">
        <w:rPr>
          <w:rFonts w:ascii="Arial" w:hAnsi="Arial" w:cs="Arial"/>
          <w:color w:val="000000"/>
          <w:sz w:val="24"/>
          <w:szCs w:val="24"/>
        </w:rPr>
        <w:t xml:space="preserve"> é a utilização de mecânica, estética e pensamento baseados em gam</w:t>
      </w:r>
      <w:r w:rsidR="000D1748" w:rsidRPr="008221CD">
        <w:rPr>
          <w:rFonts w:ascii="Arial" w:hAnsi="Arial" w:cs="Arial"/>
          <w:color w:val="000000"/>
          <w:sz w:val="24"/>
          <w:szCs w:val="24"/>
        </w:rPr>
        <w:t>es para engajar pessoas, motivar</w:t>
      </w:r>
      <w:r w:rsidR="007B1CC0" w:rsidRPr="008221CD">
        <w:rPr>
          <w:rFonts w:ascii="Arial" w:hAnsi="Arial" w:cs="Arial"/>
          <w:color w:val="000000"/>
          <w:sz w:val="24"/>
          <w:szCs w:val="24"/>
        </w:rPr>
        <w:t xml:space="preserve"> a ação, promover a aprendizagem e resolver problemas</w:t>
      </w:r>
      <w:r w:rsidR="003F7ABD" w:rsidRPr="008221CD">
        <w:rPr>
          <w:rFonts w:ascii="Arial" w:hAnsi="Arial" w:cs="Arial"/>
          <w:color w:val="000000"/>
          <w:sz w:val="24"/>
          <w:szCs w:val="24"/>
        </w:rPr>
        <w:t xml:space="preserve"> (KAPP et al, 2014)</w:t>
      </w:r>
      <w:r w:rsidR="007B1CC0" w:rsidRPr="008221CD">
        <w:rPr>
          <w:rFonts w:ascii="Arial" w:hAnsi="Arial" w:cs="Arial"/>
          <w:color w:val="000000"/>
          <w:sz w:val="24"/>
          <w:szCs w:val="24"/>
        </w:rPr>
        <w:t>.</w:t>
      </w:r>
    </w:p>
    <w:p w14:paraId="71EA95D2" w14:textId="77777777" w:rsidR="0075399D" w:rsidRPr="008221CD" w:rsidRDefault="0075399D" w:rsidP="008221C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CE8EF51" w14:textId="5D9073EE" w:rsidR="0075399D" w:rsidRPr="0075399D" w:rsidRDefault="00E778D6" w:rsidP="0075399D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A definição do termo </w:t>
      </w:r>
      <w:r w:rsidR="00C41844">
        <w:rPr>
          <w:rFonts w:ascii="Arial" w:hAnsi="Arial" w:cs="Arial"/>
          <w:color w:val="000000"/>
          <w:sz w:val="24"/>
          <w:szCs w:val="24"/>
        </w:rPr>
        <w:t>“</w:t>
      </w:r>
      <w:r>
        <w:rPr>
          <w:rFonts w:ascii="Arial" w:hAnsi="Arial" w:cs="Arial"/>
          <w:color w:val="000000"/>
          <w:sz w:val="24"/>
          <w:szCs w:val="24"/>
        </w:rPr>
        <w:t>estar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baseado em </w:t>
      </w:r>
      <w:r w:rsidR="00C41844" w:rsidRPr="00742E09">
        <w:rPr>
          <w:rFonts w:ascii="Arial" w:hAnsi="Arial" w:cs="Arial"/>
          <w:i/>
          <w:color w:val="000000"/>
          <w:sz w:val="24"/>
          <w:szCs w:val="24"/>
        </w:rPr>
        <w:t>games</w:t>
      </w:r>
      <w:r w:rsidR="00C41844">
        <w:rPr>
          <w:rFonts w:ascii="Arial" w:hAnsi="Arial" w:cs="Arial"/>
          <w:i/>
          <w:color w:val="000000"/>
          <w:sz w:val="24"/>
          <w:szCs w:val="24"/>
        </w:rPr>
        <w:t>”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implica na construção de um </w:t>
      </w:r>
      <w:r>
        <w:rPr>
          <w:rFonts w:ascii="Arial" w:hAnsi="Arial" w:cs="Arial"/>
          <w:color w:val="000000"/>
          <w:sz w:val="24"/>
          <w:szCs w:val="24"/>
        </w:rPr>
        <w:t>sistema pelo</w:t>
      </w:r>
      <w:r w:rsidR="007B1CC0">
        <w:rPr>
          <w:rFonts w:ascii="Arial" w:hAnsi="Arial" w:cs="Arial"/>
          <w:color w:val="000000"/>
          <w:sz w:val="24"/>
          <w:szCs w:val="24"/>
        </w:rPr>
        <w:t xml:space="preserve"> qual aprendizes, jogadores ou consumidores se engajarão em um desafio abstrato, definido por regras claras, interagindo e aceitando </w:t>
      </w:r>
      <w:r w:rsidR="007B1CC0" w:rsidRPr="00742E09">
        <w:rPr>
          <w:rFonts w:ascii="Arial" w:hAnsi="Arial" w:cs="Arial"/>
          <w:color w:val="000000"/>
          <w:sz w:val="24"/>
          <w:szCs w:val="24"/>
        </w:rPr>
        <w:t xml:space="preserve">feedback </w:t>
      </w:r>
      <w:r w:rsidR="00321154">
        <w:rPr>
          <w:rFonts w:ascii="Arial" w:hAnsi="Arial" w:cs="Arial"/>
          <w:color w:val="000000"/>
          <w:sz w:val="24"/>
          <w:szCs w:val="24"/>
        </w:rPr>
        <w:t>e com a presenç</w:t>
      </w:r>
      <w:r>
        <w:rPr>
          <w:rFonts w:ascii="Arial" w:hAnsi="Arial" w:cs="Arial"/>
          <w:color w:val="000000"/>
          <w:sz w:val="24"/>
          <w:szCs w:val="24"/>
        </w:rPr>
        <w:t xml:space="preserve">a de reações emocionais. </w:t>
      </w:r>
      <w:r w:rsidR="0043506B">
        <w:rPr>
          <w:rFonts w:ascii="Arial" w:hAnsi="Arial" w:cs="Arial"/>
          <w:color w:val="000000"/>
          <w:sz w:val="24"/>
          <w:szCs w:val="24"/>
        </w:rPr>
        <w:t>Nesse caso, cria</w:t>
      </w:r>
      <w:r>
        <w:rPr>
          <w:rFonts w:ascii="Arial" w:hAnsi="Arial" w:cs="Arial"/>
          <w:color w:val="000000"/>
          <w:sz w:val="24"/>
          <w:szCs w:val="24"/>
        </w:rPr>
        <w:t>-se</w:t>
      </w:r>
      <w:r w:rsidR="00321154">
        <w:rPr>
          <w:rFonts w:ascii="Arial" w:hAnsi="Arial" w:cs="Arial"/>
          <w:color w:val="000000"/>
          <w:sz w:val="24"/>
          <w:szCs w:val="24"/>
        </w:rPr>
        <w:t xml:space="preserve"> algo atraente onde as pessoas investirão tempo, conhecimento e contribuirão com sua energia para o alcance do resultado.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A33ED8">
        <w:rPr>
          <w:rFonts w:ascii="Arial" w:hAnsi="Arial" w:cs="Arial"/>
          <w:color w:val="000000"/>
          <w:sz w:val="24"/>
          <w:szCs w:val="24"/>
        </w:rPr>
        <w:t xml:space="preserve">Portanto, </w:t>
      </w:r>
      <w:proofErr w:type="spellStart"/>
      <w:r w:rsidR="00A33ED8">
        <w:rPr>
          <w:rFonts w:ascii="Arial" w:hAnsi="Arial" w:cs="Arial"/>
          <w:color w:val="000000"/>
          <w:sz w:val="24"/>
          <w:szCs w:val="24"/>
        </w:rPr>
        <w:t>gamificaçã</w:t>
      </w:r>
      <w:r w:rsidR="00006F9D">
        <w:rPr>
          <w:rFonts w:ascii="Arial" w:hAnsi="Arial" w:cs="Arial"/>
          <w:color w:val="000000"/>
          <w:sz w:val="24"/>
          <w:szCs w:val="24"/>
        </w:rPr>
        <w:t>o</w:t>
      </w:r>
      <w:proofErr w:type="spellEnd"/>
      <w:r w:rsidR="00006F9D">
        <w:rPr>
          <w:rFonts w:ascii="Arial" w:hAnsi="Arial" w:cs="Arial"/>
          <w:color w:val="000000"/>
          <w:sz w:val="24"/>
          <w:szCs w:val="24"/>
        </w:rPr>
        <w:t xml:space="preserve"> não é a transformação de qualquer atividade em um jogo, mas é aprender</w:t>
      </w:r>
      <w:r w:rsidR="0043506B">
        <w:rPr>
          <w:rFonts w:ascii="Arial" w:hAnsi="Arial" w:cs="Arial"/>
          <w:color w:val="000000"/>
          <w:sz w:val="24"/>
          <w:szCs w:val="24"/>
        </w:rPr>
        <w:t>,</w:t>
      </w:r>
      <w:r w:rsidR="00006F9D">
        <w:rPr>
          <w:rFonts w:ascii="Arial" w:hAnsi="Arial" w:cs="Arial"/>
          <w:color w:val="000000"/>
          <w:sz w:val="24"/>
          <w:szCs w:val="24"/>
        </w:rPr>
        <w:t xml:space="preserve"> a p</w:t>
      </w:r>
      <w:r>
        <w:rPr>
          <w:rFonts w:ascii="Arial" w:hAnsi="Arial" w:cs="Arial"/>
          <w:color w:val="000000"/>
          <w:sz w:val="24"/>
          <w:szCs w:val="24"/>
        </w:rPr>
        <w:t xml:space="preserve">artir dos jogos, </w:t>
      </w:r>
      <w:r w:rsidR="0043506B">
        <w:rPr>
          <w:rFonts w:ascii="Arial" w:hAnsi="Arial" w:cs="Arial"/>
          <w:color w:val="000000"/>
          <w:sz w:val="24"/>
          <w:szCs w:val="24"/>
        </w:rPr>
        <w:t xml:space="preserve">a </w:t>
      </w:r>
      <w:r>
        <w:rPr>
          <w:rFonts w:ascii="Arial" w:hAnsi="Arial" w:cs="Arial"/>
          <w:color w:val="000000"/>
          <w:sz w:val="24"/>
          <w:szCs w:val="24"/>
        </w:rPr>
        <w:t xml:space="preserve">encontrar </w:t>
      </w:r>
      <w:r w:rsidR="00006F9D">
        <w:rPr>
          <w:rFonts w:ascii="Arial" w:hAnsi="Arial" w:cs="Arial"/>
          <w:color w:val="000000"/>
          <w:sz w:val="24"/>
          <w:szCs w:val="24"/>
        </w:rPr>
        <w:t>elementos</w:t>
      </w:r>
      <w:r w:rsidR="00A33ED8">
        <w:rPr>
          <w:rFonts w:ascii="Arial" w:hAnsi="Arial" w:cs="Arial"/>
          <w:color w:val="000000"/>
          <w:sz w:val="24"/>
          <w:szCs w:val="24"/>
        </w:rPr>
        <w:t xml:space="preserve"> que podem melhorar uma experiê</w:t>
      </w:r>
      <w:r w:rsidR="00006F9D">
        <w:rPr>
          <w:rFonts w:ascii="Arial" w:hAnsi="Arial" w:cs="Arial"/>
          <w:color w:val="000000"/>
          <w:sz w:val="24"/>
          <w:szCs w:val="24"/>
        </w:rPr>
        <w:t>ncia sem desprezar o mundo real.</w:t>
      </w:r>
      <w:r w:rsidR="0075399D">
        <w:rPr>
          <w:rFonts w:ascii="Arial" w:hAnsi="Arial" w:cs="Arial"/>
          <w:color w:val="000000"/>
          <w:sz w:val="24"/>
          <w:szCs w:val="24"/>
        </w:rPr>
        <w:t xml:space="preserve"> Sendo, segundo Vianna et al. (2013)</w:t>
      </w:r>
      <w:r w:rsidR="00F4299E">
        <w:rPr>
          <w:rFonts w:ascii="Arial" w:hAnsi="Arial" w:cs="Arial"/>
          <w:color w:val="000000"/>
          <w:sz w:val="24"/>
          <w:szCs w:val="24"/>
        </w:rPr>
        <w:t>,</w:t>
      </w:r>
      <w:r w:rsidR="0075399D">
        <w:rPr>
          <w:rFonts w:ascii="Arial" w:hAnsi="Arial" w:cs="Arial"/>
          <w:color w:val="000000"/>
          <w:sz w:val="24"/>
          <w:szCs w:val="24"/>
        </w:rPr>
        <w:t xml:space="preserve"> </w:t>
      </w:r>
      <w:r w:rsidR="0075399D" w:rsidRPr="001110B0">
        <w:rPr>
          <w:rFonts w:ascii="Arial" w:hAnsi="Arial" w:cs="Arial"/>
          <w:sz w:val="24"/>
          <w:szCs w:val="24"/>
        </w:rPr>
        <w:t xml:space="preserve">uma metodologia para aplicar mecanismo e técnicas de jogos para solução de problemas em outros contextos diferentes do mero entretenimento. E, como abordagem para solução de problemas, a </w:t>
      </w:r>
      <w:proofErr w:type="spellStart"/>
      <w:r w:rsidR="0075399D" w:rsidRPr="001110B0">
        <w:rPr>
          <w:rFonts w:ascii="Arial" w:hAnsi="Arial" w:cs="Arial"/>
          <w:sz w:val="24"/>
          <w:szCs w:val="24"/>
        </w:rPr>
        <w:t>gamificação</w:t>
      </w:r>
      <w:proofErr w:type="spellEnd"/>
      <w:r w:rsidR="0075399D" w:rsidRPr="001110B0">
        <w:rPr>
          <w:rFonts w:ascii="Arial" w:hAnsi="Arial" w:cs="Arial"/>
          <w:sz w:val="24"/>
          <w:szCs w:val="24"/>
        </w:rPr>
        <w:t xml:space="preserve"> pode ser empregada para atrair, motivar, ensinar, socializar, fidelizar funcionários e clientes</w:t>
      </w:r>
      <w:r w:rsidR="0075399D">
        <w:rPr>
          <w:rFonts w:ascii="Arial" w:hAnsi="Arial" w:cs="Arial"/>
          <w:color w:val="000000"/>
          <w:sz w:val="24"/>
          <w:szCs w:val="24"/>
        </w:rPr>
        <w:t>.</w:t>
      </w:r>
    </w:p>
    <w:p w14:paraId="4F828303" w14:textId="77777777" w:rsidR="0075399D" w:rsidRPr="00321154" w:rsidRDefault="0075399D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6897C7A7" w14:textId="5001239A" w:rsidR="00CD2A53" w:rsidRDefault="00C11056" w:rsidP="00CD2A5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b/>
          <w:sz w:val="24"/>
          <w:szCs w:val="24"/>
        </w:rPr>
        <w:t>3</w:t>
      </w:r>
      <w:r w:rsidR="00A361D7">
        <w:rPr>
          <w:rFonts w:ascii="Arial" w:hAnsi="Arial" w:cs="Arial"/>
          <w:b/>
          <w:sz w:val="24"/>
          <w:szCs w:val="24"/>
        </w:rPr>
        <w:t>.4 Os</w:t>
      </w:r>
      <w:proofErr w:type="gramEnd"/>
      <w:r w:rsidR="00A361D7">
        <w:rPr>
          <w:rFonts w:ascii="Arial" w:hAnsi="Arial" w:cs="Arial"/>
          <w:b/>
          <w:sz w:val="24"/>
          <w:szCs w:val="24"/>
        </w:rPr>
        <w:t xml:space="preserve"> elementos dos</w:t>
      </w:r>
      <w:r w:rsidR="0063598C">
        <w:rPr>
          <w:rFonts w:ascii="Arial" w:hAnsi="Arial" w:cs="Arial"/>
          <w:b/>
          <w:sz w:val="24"/>
          <w:szCs w:val="24"/>
        </w:rPr>
        <w:t xml:space="preserve"> jogos</w:t>
      </w:r>
    </w:p>
    <w:p w14:paraId="21D33374" w14:textId="30457460" w:rsidR="002957E7" w:rsidRPr="00742E09" w:rsidRDefault="002957E7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elementos dos jogos são </w:t>
      </w:r>
      <w:r>
        <w:rPr>
          <w:rFonts w:ascii="Arial" w:hAnsi="Arial" w:cs="Arial"/>
          <w:color w:val="000000"/>
          <w:sz w:val="24"/>
          <w:szCs w:val="24"/>
        </w:rPr>
        <w:t xml:space="preserve">ferramentas utilizadas para criar soluções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gamificadas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Esses</w:t>
      </w:r>
      <w:r w:rsidR="007A749B">
        <w:rPr>
          <w:rFonts w:ascii="Arial" w:hAnsi="Arial" w:cs="Arial"/>
          <w:color w:val="000000"/>
          <w:sz w:val="24"/>
          <w:szCs w:val="24"/>
        </w:rPr>
        <w:t xml:space="preserve"> elementos 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podem ser </w:t>
      </w:r>
      <w:r w:rsidR="007A749B">
        <w:rPr>
          <w:rFonts w:ascii="Arial" w:hAnsi="Arial" w:cs="Arial"/>
          <w:color w:val="000000"/>
          <w:sz w:val="24"/>
          <w:szCs w:val="24"/>
        </w:rPr>
        <w:t>combinados de diferentes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</w:t>
      </w:r>
      <w:r w:rsidR="007A749B">
        <w:rPr>
          <w:rFonts w:ascii="Arial" w:hAnsi="Arial" w:cs="Arial"/>
          <w:color w:val="000000"/>
          <w:sz w:val="24"/>
          <w:szCs w:val="24"/>
        </w:rPr>
        <w:t>maneiras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e cada combinação, ao final, gerará diferentes jogos</w:t>
      </w:r>
      <w:r w:rsidR="007A749B">
        <w:rPr>
          <w:rFonts w:ascii="Arial" w:hAnsi="Arial" w:cs="Arial"/>
          <w:color w:val="000000"/>
          <w:sz w:val="24"/>
          <w:szCs w:val="24"/>
        </w:rPr>
        <w:t>.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 Segundo </w:t>
      </w:r>
      <w:r w:rsidR="009F5DC9">
        <w:rPr>
          <w:rFonts w:ascii="Arial" w:hAnsi="Arial" w:cs="Arial"/>
          <w:color w:val="000000"/>
          <w:sz w:val="24"/>
          <w:szCs w:val="24"/>
        </w:rPr>
        <w:t xml:space="preserve">Alves </w:t>
      </w:r>
      <w:r w:rsidR="00A648D7">
        <w:rPr>
          <w:rFonts w:ascii="Arial" w:hAnsi="Arial" w:cs="Arial"/>
          <w:color w:val="000000"/>
          <w:sz w:val="24"/>
          <w:szCs w:val="24"/>
        </w:rPr>
        <w:t xml:space="preserve">(2015) </w:t>
      </w:r>
      <w:r w:rsidR="00962384">
        <w:rPr>
          <w:rFonts w:ascii="Arial" w:hAnsi="Arial" w:cs="Arial"/>
          <w:color w:val="000000"/>
          <w:sz w:val="24"/>
          <w:szCs w:val="24"/>
        </w:rPr>
        <w:t>tais elementos podem ser agrupados em</w:t>
      </w:r>
      <w:r w:rsidR="002B5E8D">
        <w:rPr>
          <w:rFonts w:ascii="Arial" w:hAnsi="Arial" w:cs="Arial"/>
          <w:color w:val="000000"/>
          <w:sz w:val="24"/>
          <w:szCs w:val="24"/>
        </w:rPr>
        <w:t xml:space="preserve"> diferentes níveis</w:t>
      </w:r>
      <w:r w:rsidR="006530D4">
        <w:rPr>
          <w:rFonts w:ascii="Arial" w:hAnsi="Arial" w:cs="Arial"/>
          <w:color w:val="000000"/>
          <w:sz w:val="24"/>
          <w:szCs w:val="24"/>
        </w:rPr>
        <w:t>:</w:t>
      </w:r>
      <w:r w:rsidR="002B5E8D">
        <w:rPr>
          <w:rFonts w:ascii="Arial" w:hAnsi="Arial" w:cs="Arial"/>
          <w:color w:val="000000"/>
          <w:sz w:val="24"/>
          <w:szCs w:val="24"/>
        </w:rPr>
        <w:t xml:space="preserve"> componentes, mecânica e dinâmica</w:t>
      </w:r>
      <w:r w:rsidR="00962384">
        <w:rPr>
          <w:rFonts w:ascii="Arial" w:hAnsi="Arial" w:cs="Arial"/>
          <w:color w:val="000000"/>
          <w:sz w:val="24"/>
          <w:szCs w:val="24"/>
        </w:rPr>
        <w:t xml:space="preserve">, cada qual com uma função específica de acordo com o nível em que se encontra. </w:t>
      </w:r>
      <w:r w:rsidR="007A749B" w:rsidRPr="00742E09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3E699E31" w14:textId="1166431A" w:rsidR="00DC6B94" w:rsidRDefault="00E778D6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ins w:id="32" w:author="Rafael Barbosa" w:date="2017-11-05T15:03:00Z"/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 w:rsidR="0058323E">
        <w:rPr>
          <w:rFonts w:ascii="Arial" w:hAnsi="Arial" w:cs="Arial"/>
          <w:color w:val="000000"/>
          <w:sz w:val="24"/>
          <w:szCs w:val="24"/>
        </w:rPr>
        <w:t xml:space="preserve"> dinâmica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é constituída por elementos responsáveis por a</w:t>
      </w:r>
      <w:r w:rsidR="0058323E">
        <w:rPr>
          <w:rFonts w:ascii="Arial" w:hAnsi="Arial" w:cs="Arial"/>
          <w:color w:val="000000"/>
          <w:sz w:val="24"/>
          <w:szCs w:val="24"/>
        </w:rPr>
        <w:t>tribuir coerência e direcionamento ao jogo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. Entre esses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destacam-se 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742E09">
        <w:rPr>
          <w:rFonts w:ascii="Arial" w:hAnsi="Arial" w:cs="Arial"/>
          <w:color w:val="000000"/>
          <w:sz w:val="24"/>
          <w:szCs w:val="24"/>
        </w:rPr>
        <w:t>r</w:t>
      </w:r>
      <w:r w:rsidR="00914482" w:rsidRPr="00742E09">
        <w:rPr>
          <w:rFonts w:ascii="Arial" w:hAnsi="Arial" w:cs="Arial"/>
          <w:color w:val="000000"/>
          <w:sz w:val="24"/>
          <w:szCs w:val="24"/>
        </w:rPr>
        <w:t>estrições</w:t>
      </w:r>
      <w:r w:rsidR="00520433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responsáveis por dificultar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o alcance do objetivo pelo caminho mais óbvio e assim incentivar o pensamento criativo e estratégico;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742E09">
        <w:rPr>
          <w:rFonts w:ascii="Arial" w:hAnsi="Arial" w:cs="Arial"/>
          <w:color w:val="000000"/>
          <w:sz w:val="24"/>
          <w:szCs w:val="24"/>
        </w:rPr>
        <w:t>e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moções</w:t>
      </w:r>
      <w:r w:rsidR="00520433">
        <w:rPr>
          <w:rFonts w:ascii="Arial" w:hAnsi="Arial" w:cs="Arial"/>
          <w:color w:val="000000"/>
          <w:sz w:val="24"/>
          <w:szCs w:val="24"/>
        </w:rPr>
        <w:t>, que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levam o jogador a oscilar desde </w:t>
      </w:r>
      <w:r w:rsidR="00F22303">
        <w:rPr>
          <w:rFonts w:ascii="Arial" w:hAnsi="Arial" w:cs="Arial"/>
          <w:color w:val="000000"/>
          <w:sz w:val="24"/>
          <w:szCs w:val="24"/>
        </w:rPr>
        <w:t>a alegria a</w:t>
      </w:r>
      <w:r w:rsidR="00913AB3">
        <w:rPr>
          <w:rFonts w:ascii="Arial" w:hAnsi="Arial" w:cs="Arial"/>
          <w:color w:val="000000"/>
          <w:sz w:val="24"/>
          <w:szCs w:val="24"/>
        </w:rPr>
        <w:t xml:space="preserve">té </w:t>
      </w:r>
      <w:r w:rsidR="001F7C30">
        <w:rPr>
          <w:rFonts w:ascii="Arial" w:hAnsi="Arial" w:cs="Arial"/>
          <w:color w:val="000000"/>
          <w:sz w:val="24"/>
          <w:szCs w:val="24"/>
        </w:rPr>
        <w:t>a tristeza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 </w:t>
      </w:r>
      <w:r w:rsidRPr="00742E09">
        <w:rPr>
          <w:rFonts w:ascii="Arial" w:hAnsi="Arial" w:cs="Arial"/>
          <w:color w:val="000000"/>
          <w:sz w:val="24"/>
          <w:szCs w:val="24"/>
        </w:rPr>
        <w:t>n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arrativa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, que </w:t>
      </w:r>
      <w:r>
        <w:rPr>
          <w:rFonts w:ascii="Arial" w:hAnsi="Arial" w:cs="Arial"/>
          <w:color w:val="000000"/>
          <w:sz w:val="24"/>
          <w:szCs w:val="24"/>
        </w:rPr>
        <w:t>conta a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história do jogo;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a </w:t>
      </w:r>
      <w:r w:rsidRPr="00742E09">
        <w:rPr>
          <w:rFonts w:ascii="Arial" w:hAnsi="Arial" w:cs="Arial"/>
          <w:color w:val="000000"/>
          <w:sz w:val="24"/>
          <w:szCs w:val="24"/>
        </w:rPr>
        <w:t>p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rogressão</w:t>
      </w:r>
      <w:r w:rsidR="00520433">
        <w:rPr>
          <w:rFonts w:ascii="Arial" w:hAnsi="Arial" w:cs="Arial"/>
          <w:color w:val="000000"/>
          <w:sz w:val="24"/>
          <w:szCs w:val="24"/>
        </w:rPr>
        <w:t>, que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disponibiliza</w:t>
      </w:r>
      <w:r w:rsidR="0058323E">
        <w:rPr>
          <w:rFonts w:ascii="Arial" w:hAnsi="Arial" w:cs="Arial"/>
          <w:color w:val="000000"/>
          <w:sz w:val="24"/>
          <w:szCs w:val="24"/>
        </w:rPr>
        <w:t xml:space="preserve"> formas para 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que o jogador sinta que está progredindo;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e o </w:t>
      </w:r>
      <w:r w:rsidRPr="00742E09">
        <w:rPr>
          <w:rFonts w:ascii="Arial" w:hAnsi="Arial" w:cs="Arial"/>
          <w:color w:val="000000"/>
          <w:sz w:val="24"/>
          <w:szCs w:val="24"/>
        </w:rPr>
        <w:t>r</w:t>
      </w:r>
      <w:r w:rsidR="00F22303" w:rsidRPr="00742E09">
        <w:rPr>
          <w:rFonts w:ascii="Arial" w:hAnsi="Arial" w:cs="Arial"/>
          <w:color w:val="000000"/>
          <w:sz w:val="24"/>
          <w:szCs w:val="24"/>
        </w:rPr>
        <w:t>elacionamento</w:t>
      </w:r>
      <w:r w:rsidR="00520433">
        <w:rPr>
          <w:rFonts w:ascii="Arial" w:hAnsi="Arial" w:cs="Arial"/>
          <w:color w:val="000000"/>
          <w:sz w:val="24"/>
          <w:szCs w:val="24"/>
        </w:rPr>
        <w:t>,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 </w:t>
      </w:r>
      <w:r w:rsidR="00520433">
        <w:rPr>
          <w:rFonts w:ascii="Arial" w:hAnsi="Arial" w:cs="Arial"/>
          <w:color w:val="000000"/>
          <w:sz w:val="24"/>
          <w:szCs w:val="24"/>
        </w:rPr>
        <w:t xml:space="preserve">que corresponde à </w:t>
      </w:r>
      <w:r w:rsidR="00402319">
        <w:rPr>
          <w:rFonts w:ascii="Arial" w:hAnsi="Arial" w:cs="Arial"/>
          <w:color w:val="000000"/>
          <w:sz w:val="24"/>
          <w:szCs w:val="24"/>
        </w:rPr>
        <w:t>interação entre as pessoas, amigos, colegas de time e</w:t>
      </w:r>
      <w:r w:rsidR="00F22303">
        <w:rPr>
          <w:rFonts w:ascii="Arial" w:hAnsi="Arial" w:cs="Arial"/>
          <w:color w:val="000000"/>
          <w:sz w:val="24"/>
          <w:szCs w:val="24"/>
        </w:rPr>
        <w:t xml:space="preserve"> oponen</w:t>
      </w:r>
      <w:r w:rsidR="00402319">
        <w:rPr>
          <w:rFonts w:ascii="Arial" w:hAnsi="Arial" w:cs="Arial"/>
          <w:color w:val="000000"/>
          <w:sz w:val="24"/>
          <w:szCs w:val="24"/>
        </w:rPr>
        <w:t>tes.</w:t>
      </w:r>
      <w:r w:rsidR="001F7C30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74E6885A" w14:textId="11ACE121" w:rsidR="007D2896" w:rsidRDefault="00CC2C71" w:rsidP="00742E09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No nível seguinte, tem-se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a </w:t>
      </w:r>
      <w:r w:rsidR="007D2896" w:rsidRPr="001F7C30">
        <w:rPr>
          <w:rFonts w:ascii="Arial" w:hAnsi="Arial" w:cs="Arial"/>
          <w:color w:val="000000"/>
          <w:sz w:val="24"/>
          <w:szCs w:val="24"/>
        </w:rPr>
        <w:t xml:space="preserve">mecânica de </w:t>
      </w:r>
      <w:r w:rsidR="00223CD8" w:rsidRPr="001F7C30">
        <w:rPr>
          <w:rFonts w:ascii="Arial" w:hAnsi="Arial" w:cs="Arial"/>
          <w:color w:val="000000"/>
          <w:sz w:val="24"/>
          <w:szCs w:val="24"/>
        </w:rPr>
        <w:t>jogos</w:t>
      </w:r>
      <w:r w:rsidR="00DC6B94">
        <w:rPr>
          <w:rFonts w:ascii="Arial" w:hAnsi="Arial" w:cs="Arial"/>
          <w:color w:val="000000"/>
          <w:sz w:val="24"/>
          <w:szCs w:val="24"/>
        </w:rPr>
        <w:t>, onde se encontram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os elementos que promovem a ação</w:t>
      </w:r>
      <w:r w:rsidR="00223CD8">
        <w:rPr>
          <w:rFonts w:ascii="Arial" w:hAnsi="Arial" w:cs="Arial"/>
          <w:color w:val="000000"/>
          <w:sz w:val="24"/>
          <w:szCs w:val="24"/>
        </w:rPr>
        <w:t xml:space="preserve"> ou a movimentação dentro jogo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. A </w:t>
      </w:r>
      <w:r w:rsidR="000F4707">
        <w:rPr>
          <w:rFonts w:ascii="Arial" w:hAnsi="Arial" w:cs="Arial"/>
          <w:color w:val="000000"/>
          <w:sz w:val="24"/>
          <w:szCs w:val="24"/>
        </w:rPr>
        <w:t xml:space="preserve">Tabela </w:t>
      </w:r>
      <w:proofErr w:type="gramStart"/>
      <w:r w:rsidR="006530D4">
        <w:rPr>
          <w:rFonts w:ascii="Arial" w:hAnsi="Arial" w:cs="Arial"/>
          <w:color w:val="000000"/>
          <w:sz w:val="24"/>
          <w:szCs w:val="24"/>
        </w:rPr>
        <w:t>3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lista</w:t>
      </w:r>
      <w:proofErr w:type="gramEnd"/>
      <w:r w:rsidR="007D2896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alguns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d</w:t>
      </w:r>
      <w:r w:rsidR="007D2896">
        <w:rPr>
          <w:rFonts w:ascii="Arial" w:hAnsi="Arial" w:cs="Arial"/>
          <w:color w:val="000000"/>
          <w:sz w:val="24"/>
          <w:szCs w:val="24"/>
        </w:rPr>
        <w:t>esses elementos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no nível</w:t>
      </w:r>
      <w:r w:rsidR="00110FA1">
        <w:rPr>
          <w:rFonts w:ascii="Arial" w:hAnsi="Arial" w:cs="Arial"/>
          <w:color w:val="000000"/>
          <w:sz w:val="24"/>
          <w:szCs w:val="24"/>
        </w:rPr>
        <w:t xml:space="preserve"> da mecânica</w:t>
      </w:r>
      <w:r w:rsidR="007D2896">
        <w:rPr>
          <w:rFonts w:ascii="Arial" w:hAnsi="Arial" w:cs="Arial"/>
          <w:color w:val="000000"/>
          <w:sz w:val="24"/>
          <w:szCs w:val="24"/>
        </w:rPr>
        <w:t xml:space="preserve"> com suas respectivas descrições.</w:t>
      </w:r>
    </w:p>
    <w:p w14:paraId="4B09DAA2" w14:textId="77777777" w:rsidR="00D41CFD" w:rsidRDefault="00D41CFD" w:rsidP="00573BDB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4154F18" w14:textId="77777777" w:rsidR="00D01AB0" w:rsidRPr="00D41CFD" w:rsidRDefault="006C4BDD" w:rsidP="00D41CFD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t>Tabela 3</w:t>
      </w:r>
      <w:r w:rsidR="00D41CFD"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 </w:t>
      </w:r>
      <w:r w:rsidR="0025460D">
        <w:rPr>
          <w:rFonts w:ascii="Times" w:hAnsi="Times" w:cs="Times"/>
          <w:color w:val="000000"/>
          <w:sz w:val="24"/>
          <w:szCs w:val="24"/>
        </w:rPr>
        <w:t xml:space="preserve"> Os e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lementos no nível da mecânica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9"/>
        <w:gridCol w:w="6012"/>
      </w:tblGrid>
      <w:tr w:rsidR="009C1F27" w:rsidRPr="004D4FB5" w14:paraId="78C61752" w14:textId="77777777" w:rsidTr="009C1F27">
        <w:tc>
          <w:tcPr>
            <w:tcW w:w="3085" w:type="dxa"/>
            <w:shd w:val="clear" w:color="auto" w:fill="auto"/>
          </w:tcPr>
          <w:p w14:paraId="5088282E" w14:textId="77777777" w:rsidR="003713E3" w:rsidRPr="004D4FB5" w:rsidRDefault="003713E3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>Elementos</w:t>
            </w:r>
          </w:p>
        </w:tc>
        <w:tc>
          <w:tcPr>
            <w:tcW w:w="6126" w:type="dxa"/>
            <w:shd w:val="clear" w:color="auto" w:fill="auto"/>
          </w:tcPr>
          <w:p w14:paraId="127A4C19" w14:textId="77777777" w:rsidR="003713E3" w:rsidRPr="004D4FB5" w:rsidRDefault="00FB0282" w:rsidP="004D4FB5">
            <w:pPr>
              <w:widowControl w:val="0"/>
              <w:tabs>
                <w:tab w:val="left" w:pos="1511"/>
                <w:tab w:val="center" w:pos="2195"/>
              </w:tabs>
              <w:autoSpaceDE w:val="0"/>
              <w:autoSpaceDN w:val="0"/>
              <w:adjustRightInd w:val="0"/>
              <w:spacing w:after="240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ab/>
            </w:r>
            <w:r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ab/>
            </w:r>
            <w:r w:rsidR="003713E3" w:rsidRPr="004D4FB5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C1F27" w:rsidRPr="004D4FB5" w14:paraId="232BC3FD" w14:textId="77777777" w:rsidTr="009C1F27">
        <w:tc>
          <w:tcPr>
            <w:tcW w:w="3085" w:type="dxa"/>
            <w:shd w:val="clear" w:color="auto" w:fill="auto"/>
          </w:tcPr>
          <w:p w14:paraId="6279A67D" w14:textId="77777777" w:rsidR="003713E3" w:rsidRPr="004D4FB5" w:rsidRDefault="00CB2179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Desafios</w:t>
            </w:r>
          </w:p>
        </w:tc>
        <w:tc>
          <w:tcPr>
            <w:tcW w:w="6126" w:type="dxa"/>
            <w:shd w:val="clear" w:color="auto" w:fill="auto"/>
          </w:tcPr>
          <w:p w14:paraId="6FF4F36E" w14:textId="5D421E61" w:rsidR="003713E3" w:rsidRPr="004D4FB5" w:rsidRDefault="000F4707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O</w:t>
            </w:r>
            <w:r w:rsidR="00CB2179" w:rsidRPr="004D4FB5">
              <w:rPr>
                <w:rFonts w:ascii="Arial" w:hAnsi="Arial" w:cs="Arial"/>
                <w:color w:val="000000"/>
                <w:sz w:val="24"/>
                <w:szCs w:val="24"/>
              </w:rPr>
              <w:t>bstácu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los impostos aos jogadores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e estes devem ser</w:t>
            </w:r>
            <w:r w:rsidR="0045203D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ultrapassa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>dos</w:t>
            </w:r>
            <w:r w:rsidR="007612E8" w:rsidRPr="004D4FB5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9C1F27" w:rsidRPr="004D4FB5" w14:paraId="0AF32170" w14:textId="77777777" w:rsidTr="009C1F27">
        <w:tc>
          <w:tcPr>
            <w:tcW w:w="3085" w:type="dxa"/>
            <w:shd w:val="clear" w:color="auto" w:fill="auto"/>
          </w:tcPr>
          <w:p w14:paraId="610A92A8" w14:textId="77777777" w:rsidR="003713E3" w:rsidRPr="004D4FB5" w:rsidRDefault="00DC5A1C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Aleatoriedade</w:t>
            </w:r>
          </w:p>
        </w:tc>
        <w:tc>
          <w:tcPr>
            <w:tcW w:w="6126" w:type="dxa"/>
            <w:shd w:val="clear" w:color="auto" w:fill="auto"/>
          </w:tcPr>
          <w:p w14:paraId="6DA91763" w14:textId="370D78A1" w:rsidR="003713E3" w:rsidRPr="004D4FB5" w:rsidRDefault="000F4707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isponibiliza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ção de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elementos que gerem a </w:t>
            </w:r>
            <w:r w:rsidR="0045203D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sensação de aleatoriedade ou sorte </w:t>
            </w:r>
            <w:r w:rsidR="00D01AB0" w:rsidRPr="004D4FB5">
              <w:rPr>
                <w:rFonts w:ascii="Arial" w:hAnsi="Arial" w:cs="Arial"/>
                <w:color w:val="000000"/>
                <w:sz w:val="24"/>
                <w:szCs w:val="24"/>
              </w:rPr>
              <w:t>no contexto do jogo</w:t>
            </w:r>
            <w:r w:rsidR="007612E8" w:rsidRPr="004D4FB5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9C1F27" w:rsidRPr="004D4FB5" w14:paraId="4F7468C0" w14:textId="77777777" w:rsidTr="009C1F27">
        <w:tc>
          <w:tcPr>
            <w:tcW w:w="3085" w:type="dxa"/>
            <w:shd w:val="clear" w:color="auto" w:fill="auto"/>
          </w:tcPr>
          <w:p w14:paraId="2C566B87" w14:textId="77777777" w:rsidR="003713E3" w:rsidRPr="004D4FB5" w:rsidRDefault="00D01AB0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Cooperação e Competição</w:t>
            </w:r>
          </w:p>
        </w:tc>
        <w:tc>
          <w:tcPr>
            <w:tcW w:w="6126" w:type="dxa"/>
            <w:shd w:val="clear" w:color="auto" w:fill="auto"/>
          </w:tcPr>
          <w:p w14:paraId="0A67E978" w14:textId="7348A931" w:rsidR="003713E3" w:rsidRPr="004D4FB5" w:rsidRDefault="000F4707" w:rsidP="000F4707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ois elementos opostos que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re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>produz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em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o desejo de uma ou mais pessoas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de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estarem 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junt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a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s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>ou contra para atingirem um objetivo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ou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573BDB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resultado. </w:t>
            </w:r>
          </w:p>
        </w:tc>
      </w:tr>
      <w:tr w:rsidR="009C1F27" w:rsidRPr="004D4FB5" w14:paraId="763D67EA" w14:textId="77777777" w:rsidTr="009C1F27">
        <w:tc>
          <w:tcPr>
            <w:tcW w:w="3085" w:type="dxa"/>
            <w:shd w:val="clear" w:color="auto" w:fill="auto"/>
          </w:tcPr>
          <w:p w14:paraId="3FE36484" w14:textId="77777777" w:rsidR="003713E3" w:rsidRPr="004D4FB5" w:rsidRDefault="00573BD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i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Feedback</w:t>
            </w:r>
          </w:p>
        </w:tc>
        <w:tc>
          <w:tcPr>
            <w:tcW w:w="6126" w:type="dxa"/>
            <w:shd w:val="clear" w:color="auto" w:fill="auto"/>
          </w:tcPr>
          <w:p w14:paraId="119402D5" w14:textId="458FC1E0" w:rsidR="003713E3" w:rsidRPr="004D4FB5" w:rsidRDefault="00E8427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</w:t>
            </w:r>
            <w:r w:rsidR="004B71C1" w:rsidRPr="004D4FB5">
              <w:rPr>
                <w:rFonts w:ascii="Arial" w:hAnsi="Arial" w:cs="Arial"/>
                <w:color w:val="000000"/>
                <w:sz w:val="24"/>
                <w:szCs w:val="24"/>
              </w:rPr>
              <w:t>nformação fundamental para que o jogador perceba</w:t>
            </w:r>
            <w:r w:rsidR="00127EFA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quão distante do objetivo do jogo ele se encontra e como está progredindo. </w:t>
            </w:r>
          </w:p>
        </w:tc>
      </w:tr>
      <w:tr w:rsidR="009C1F27" w:rsidRPr="004D4FB5" w14:paraId="2A39E882" w14:textId="77777777" w:rsidTr="009C1F27">
        <w:tc>
          <w:tcPr>
            <w:tcW w:w="3085" w:type="dxa"/>
            <w:shd w:val="clear" w:color="auto" w:fill="auto"/>
          </w:tcPr>
          <w:p w14:paraId="2CC8613D" w14:textId="77777777" w:rsidR="003713E3" w:rsidRPr="004D4FB5" w:rsidRDefault="00127EF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Aquisição de recursos</w:t>
            </w:r>
          </w:p>
        </w:tc>
        <w:tc>
          <w:tcPr>
            <w:tcW w:w="6126" w:type="dxa"/>
            <w:shd w:val="clear" w:color="auto" w:fill="auto"/>
          </w:tcPr>
          <w:p w14:paraId="1E4723EC" w14:textId="27D811CD" w:rsidR="003713E3" w:rsidRPr="004D4FB5" w:rsidRDefault="002F2E6C" w:rsidP="00E8427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Para conseguir algo mais, muitas vezes é necessário adquirir 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>recursos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. Por exemplo, em </w:t>
            </w:r>
            <w:proofErr w:type="spellStart"/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Plants</w:t>
            </w:r>
            <w:proofErr w:type="spellEnd"/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E84275"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v</w:t>
            </w:r>
            <w:r w:rsidR="00E84275">
              <w:rPr>
                <w:rFonts w:ascii="Arial" w:hAnsi="Arial" w:cs="Arial"/>
                <w:i/>
                <w:color w:val="000000"/>
                <w:sz w:val="24"/>
                <w:szCs w:val="24"/>
              </w:rPr>
              <w:t>s</w:t>
            </w:r>
            <w:proofErr w:type="spellEnd"/>
            <w:r w:rsidR="00E84275"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 xml:space="preserve"> </w:t>
            </w:r>
            <w:r w:rsidRPr="004D4FB5">
              <w:rPr>
                <w:rFonts w:ascii="Arial" w:hAnsi="Arial" w:cs="Arial"/>
                <w:i/>
                <w:color w:val="000000"/>
                <w:sz w:val="24"/>
                <w:szCs w:val="24"/>
              </w:rPr>
              <w:t>Zombies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, na primeira fase é preciso acumular o recurso “sol” para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poder planta</w:t>
            </w:r>
            <w:r w:rsidR="00FE20A0">
              <w:rPr>
                <w:rFonts w:ascii="Arial" w:hAnsi="Arial" w:cs="Arial"/>
                <w:color w:val="000000"/>
                <w:sz w:val="24"/>
                <w:szCs w:val="24"/>
              </w:rPr>
              <w:t>r</w:t>
            </w:r>
            <w:r w:rsidR="00304E87"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mais ervilhas.</w:t>
            </w:r>
          </w:p>
        </w:tc>
      </w:tr>
      <w:tr w:rsidR="009C1F27" w:rsidRPr="004D4FB5" w14:paraId="67B55C0C" w14:textId="77777777" w:rsidTr="009C1F27">
        <w:tc>
          <w:tcPr>
            <w:tcW w:w="3085" w:type="dxa"/>
            <w:shd w:val="clear" w:color="auto" w:fill="auto"/>
          </w:tcPr>
          <w:p w14:paraId="0A99798E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Recompensas</w:t>
            </w:r>
          </w:p>
        </w:tc>
        <w:tc>
          <w:tcPr>
            <w:tcW w:w="6126" w:type="dxa"/>
            <w:shd w:val="clear" w:color="auto" w:fill="auto"/>
          </w:tcPr>
          <w:p w14:paraId="3CD8E426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Prêmios, gratificações e benefícios que o jogador recebe</w:t>
            </w:r>
            <w:r w:rsidR="00E84275">
              <w:rPr>
                <w:rFonts w:ascii="Arial" w:hAnsi="Arial" w:cs="Arial"/>
                <w:color w:val="000000"/>
                <w:sz w:val="24"/>
                <w:szCs w:val="24"/>
              </w:rPr>
              <w:t>,</w:t>
            </w: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 xml:space="preserve"> como vida, direito de jogar novamente e moedas.</w:t>
            </w:r>
          </w:p>
        </w:tc>
      </w:tr>
      <w:tr w:rsidR="009C1F27" w:rsidRPr="004D4FB5" w14:paraId="0220F818" w14:textId="77777777" w:rsidTr="00805A1C">
        <w:trPr>
          <w:trHeight w:val="489"/>
        </w:trPr>
        <w:tc>
          <w:tcPr>
            <w:tcW w:w="3085" w:type="dxa"/>
            <w:shd w:val="clear" w:color="auto" w:fill="auto"/>
          </w:tcPr>
          <w:p w14:paraId="339914D2" w14:textId="77777777" w:rsidR="003713E3" w:rsidRPr="004D4FB5" w:rsidRDefault="00325B2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D4FB5">
              <w:rPr>
                <w:rFonts w:ascii="Arial" w:hAnsi="Arial" w:cs="Arial"/>
                <w:color w:val="000000"/>
                <w:sz w:val="24"/>
                <w:szCs w:val="24"/>
              </w:rPr>
              <w:t>Turnos</w:t>
            </w:r>
          </w:p>
        </w:tc>
        <w:tc>
          <w:tcPr>
            <w:tcW w:w="6126" w:type="dxa"/>
            <w:shd w:val="clear" w:color="auto" w:fill="auto"/>
          </w:tcPr>
          <w:p w14:paraId="12C09BAD" w14:textId="272FB280" w:rsidR="003713E3" w:rsidRPr="004D4FB5" w:rsidRDefault="00E8427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J</w:t>
            </w:r>
            <w:r w:rsidR="009506E9" w:rsidRPr="004D4FB5">
              <w:rPr>
                <w:rFonts w:ascii="Arial" w:hAnsi="Arial" w:cs="Arial"/>
                <w:color w:val="000000"/>
                <w:sz w:val="24"/>
                <w:szCs w:val="24"/>
              </w:rPr>
              <w:t>ogadas alternadas entre um jogador e outro.</w:t>
            </w:r>
          </w:p>
        </w:tc>
      </w:tr>
    </w:tbl>
    <w:p w14:paraId="45DA65B1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67C2140" w14:textId="77777777" w:rsidR="007B1CC0" w:rsidRDefault="007B1CC0" w:rsidP="0006068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000000"/>
        </w:rPr>
      </w:pPr>
    </w:p>
    <w:p w14:paraId="43147EF3" w14:textId="7FCD0D0F" w:rsidR="00155B26" w:rsidRDefault="001F7C30" w:rsidP="00062627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062627">
        <w:rPr>
          <w:rFonts w:ascii="Arial" w:hAnsi="Arial" w:cs="Arial"/>
          <w:color w:val="000000"/>
          <w:sz w:val="24"/>
          <w:szCs w:val="24"/>
        </w:rPr>
        <w:t xml:space="preserve">A base </w:t>
      </w:r>
      <w:r w:rsidR="00805A1C" w:rsidRPr="00062627">
        <w:rPr>
          <w:rFonts w:ascii="Arial" w:hAnsi="Arial" w:cs="Arial"/>
          <w:color w:val="000000"/>
          <w:sz w:val="24"/>
          <w:szCs w:val="24"/>
        </w:rPr>
        <w:t xml:space="preserve">e a </w:t>
      </w:r>
      <w:r w:rsidRPr="00062627">
        <w:rPr>
          <w:rFonts w:ascii="Arial" w:hAnsi="Arial" w:cs="Arial"/>
          <w:color w:val="000000"/>
          <w:sz w:val="24"/>
          <w:szCs w:val="24"/>
        </w:rPr>
        <w:t>representa</w:t>
      </w:r>
      <w:r w:rsidR="00805A1C" w:rsidRPr="00062627">
        <w:rPr>
          <w:rFonts w:ascii="Arial" w:hAnsi="Arial" w:cs="Arial"/>
          <w:color w:val="000000"/>
          <w:sz w:val="24"/>
          <w:szCs w:val="24"/>
        </w:rPr>
        <w:t>ção concreta</w:t>
      </w:r>
      <w:r w:rsidRPr="00062627">
        <w:rPr>
          <w:rFonts w:ascii="Arial" w:hAnsi="Arial" w:cs="Arial"/>
          <w:color w:val="000000"/>
          <w:sz w:val="24"/>
          <w:szCs w:val="24"/>
        </w:rPr>
        <w:t xml:space="preserve"> para a dinâmica e a mecânica </w:t>
      </w:r>
      <w:proofErr w:type="gramStart"/>
      <w:r w:rsidRPr="00062627">
        <w:rPr>
          <w:rFonts w:ascii="Arial" w:hAnsi="Arial" w:cs="Arial"/>
          <w:color w:val="000000"/>
          <w:sz w:val="24"/>
          <w:szCs w:val="24"/>
        </w:rPr>
        <w:t>é</w:t>
      </w:r>
      <w:proofErr w:type="gramEnd"/>
      <w:r w:rsidRPr="00062627">
        <w:rPr>
          <w:rFonts w:ascii="Arial" w:hAnsi="Arial" w:cs="Arial"/>
          <w:color w:val="000000"/>
          <w:sz w:val="24"/>
          <w:szCs w:val="24"/>
        </w:rPr>
        <w:t xml:space="preserve"> o nível dos</w:t>
      </w:r>
      <w:r w:rsidR="00BF3D98" w:rsidRPr="00062627">
        <w:rPr>
          <w:rFonts w:ascii="Arial" w:hAnsi="Arial" w:cs="Arial"/>
          <w:color w:val="000000"/>
          <w:sz w:val="24"/>
          <w:szCs w:val="24"/>
        </w:rPr>
        <w:t xml:space="preserve"> componentes do jogo</w:t>
      </w:r>
      <w:r w:rsidRPr="00062627">
        <w:rPr>
          <w:rFonts w:ascii="Arial" w:hAnsi="Arial" w:cs="Arial"/>
          <w:color w:val="000000"/>
          <w:sz w:val="24"/>
          <w:szCs w:val="24"/>
        </w:rPr>
        <w:t xml:space="preserve">. 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A </w:t>
      </w:r>
      <w:r w:rsidR="004A49AE">
        <w:rPr>
          <w:rFonts w:ascii="Arial" w:hAnsi="Arial" w:cs="Arial"/>
          <w:color w:val="000000"/>
          <w:sz w:val="24"/>
          <w:szCs w:val="24"/>
        </w:rPr>
        <w:t xml:space="preserve">Tabela </w:t>
      </w:r>
      <w:proofErr w:type="gramStart"/>
      <w:r w:rsidR="006530D4">
        <w:rPr>
          <w:rFonts w:ascii="Arial" w:hAnsi="Arial" w:cs="Arial"/>
          <w:color w:val="000000"/>
          <w:sz w:val="24"/>
          <w:szCs w:val="24"/>
        </w:rPr>
        <w:t>4</w:t>
      </w:r>
      <w:r w:rsidR="008031FF">
        <w:rPr>
          <w:rFonts w:ascii="Arial" w:hAnsi="Arial" w:cs="Arial"/>
          <w:color w:val="000000"/>
          <w:sz w:val="24"/>
          <w:szCs w:val="24"/>
        </w:rPr>
        <w:t xml:space="preserve"> </w:t>
      </w:r>
      <w:r w:rsidR="00BF3D98">
        <w:rPr>
          <w:rFonts w:ascii="Arial" w:hAnsi="Arial" w:cs="Arial"/>
          <w:color w:val="000000"/>
          <w:sz w:val="24"/>
          <w:szCs w:val="24"/>
        </w:rPr>
        <w:t>lista</w:t>
      </w:r>
      <w:proofErr w:type="gramEnd"/>
      <w:r w:rsidR="00BF3D98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alguns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</w:t>
      </w:r>
      <w:r w:rsidR="008261AA">
        <w:rPr>
          <w:rFonts w:ascii="Arial" w:hAnsi="Arial" w:cs="Arial"/>
          <w:color w:val="000000"/>
          <w:sz w:val="24"/>
          <w:szCs w:val="24"/>
        </w:rPr>
        <w:t>d</w:t>
      </w:r>
      <w:r w:rsidR="00BF3D98">
        <w:rPr>
          <w:rFonts w:ascii="Arial" w:hAnsi="Arial" w:cs="Arial"/>
          <w:color w:val="000000"/>
          <w:sz w:val="24"/>
          <w:szCs w:val="24"/>
        </w:rPr>
        <w:t>esses elementos no nível</w:t>
      </w:r>
      <w:r w:rsidR="00110FA1">
        <w:rPr>
          <w:rFonts w:ascii="Arial" w:hAnsi="Arial" w:cs="Arial"/>
          <w:color w:val="000000"/>
          <w:sz w:val="24"/>
          <w:szCs w:val="24"/>
        </w:rPr>
        <w:t xml:space="preserve"> dos componentes</w:t>
      </w:r>
      <w:r w:rsidR="00BF3D98">
        <w:rPr>
          <w:rFonts w:ascii="Arial" w:hAnsi="Arial" w:cs="Arial"/>
          <w:color w:val="000000"/>
          <w:sz w:val="24"/>
          <w:szCs w:val="24"/>
        </w:rPr>
        <w:t xml:space="preserve"> com suas respectivas descrições.</w:t>
      </w:r>
    </w:p>
    <w:p w14:paraId="0456FCEF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18320956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3EBD834C" w14:textId="77777777" w:rsidR="00DC29A4" w:rsidRDefault="00DC29A4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0762C4B8" w14:textId="77777777" w:rsidR="00DC29A4" w:rsidRDefault="00DC29A4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73216C9B" w14:textId="77777777" w:rsidR="00DC29A4" w:rsidRDefault="00DC29A4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529CD7AC" w14:textId="77777777" w:rsidR="00D41CFD" w:rsidRDefault="006C4BDD" w:rsidP="00D41CFD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b/>
          <w:color w:val="000000"/>
          <w:sz w:val="24"/>
          <w:szCs w:val="24"/>
        </w:rPr>
        <w:lastRenderedPageBreak/>
        <w:t>Tabela 4</w:t>
      </w:r>
      <w:r w:rsidR="00D41CFD" w:rsidRPr="004F2403">
        <w:rPr>
          <w:rFonts w:ascii="Times" w:hAnsi="Times" w:cs="Times"/>
          <w:b/>
          <w:color w:val="000000"/>
          <w:sz w:val="24"/>
          <w:szCs w:val="24"/>
        </w:rPr>
        <w:t>.</w:t>
      </w:r>
      <w:r w:rsidR="00D41CFD">
        <w:rPr>
          <w:rFonts w:ascii="Times" w:hAnsi="Times" w:cs="Times"/>
          <w:color w:val="000000"/>
          <w:sz w:val="24"/>
          <w:szCs w:val="24"/>
        </w:rPr>
        <w:t xml:space="preserve"> </w:t>
      </w:r>
      <w:r w:rsidR="0025460D">
        <w:rPr>
          <w:rFonts w:ascii="Times" w:hAnsi="Times" w:cs="Times"/>
          <w:color w:val="000000"/>
          <w:sz w:val="24"/>
          <w:szCs w:val="24"/>
        </w:rPr>
        <w:t>Os elementos no nível dos componentes</w:t>
      </w:r>
    </w:p>
    <w:p w14:paraId="660ABA7F" w14:textId="77777777" w:rsidR="00D41CFD" w:rsidRDefault="00D41CFD" w:rsidP="00060680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9"/>
        <w:gridCol w:w="6982"/>
      </w:tblGrid>
      <w:tr w:rsidR="00CC2C71" w:rsidRPr="004D4FB5" w14:paraId="5BDD49FD" w14:textId="77777777" w:rsidTr="004D4FB5">
        <w:tc>
          <w:tcPr>
            <w:tcW w:w="2093" w:type="dxa"/>
            <w:shd w:val="clear" w:color="auto" w:fill="auto"/>
          </w:tcPr>
          <w:p w14:paraId="44A1923F" w14:textId="77777777" w:rsidR="00110FA1" w:rsidRPr="003B5B78" w:rsidRDefault="00110FA1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B5B78">
              <w:rPr>
                <w:rFonts w:ascii="Arial" w:hAnsi="Arial" w:cs="Arial"/>
                <w:b/>
                <w:sz w:val="24"/>
                <w:szCs w:val="24"/>
              </w:rPr>
              <w:t>Elementos</w:t>
            </w:r>
          </w:p>
        </w:tc>
        <w:tc>
          <w:tcPr>
            <w:tcW w:w="7118" w:type="dxa"/>
            <w:shd w:val="clear" w:color="auto" w:fill="auto"/>
          </w:tcPr>
          <w:p w14:paraId="05745B40" w14:textId="77777777" w:rsidR="00110FA1" w:rsidRPr="003B5B78" w:rsidRDefault="00110FA1" w:rsidP="004D4FB5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B5B78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CC2C71" w:rsidRPr="004D4FB5" w14:paraId="074D81A8" w14:textId="77777777" w:rsidTr="004D4FB5">
        <w:tc>
          <w:tcPr>
            <w:tcW w:w="2093" w:type="dxa"/>
            <w:shd w:val="clear" w:color="auto" w:fill="auto"/>
          </w:tcPr>
          <w:p w14:paraId="536C6166" w14:textId="77777777" w:rsidR="00110FA1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Conquistas</w:t>
            </w:r>
          </w:p>
        </w:tc>
        <w:tc>
          <w:tcPr>
            <w:tcW w:w="7118" w:type="dxa"/>
            <w:shd w:val="clear" w:color="auto" w:fill="auto"/>
          </w:tcPr>
          <w:p w14:paraId="7FE174DF" w14:textId="77777777" w:rsidR="00110FA1" w:rsidRPr="004D4FB5" w:rsidRDefault="004A56D6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São as formas de recompensar o jogador por cumprir um desafio.</w:t>
            </w:r>
          </w:p>
        </w:tc>
      </w:tr>
      <w:tr w:rsidR="00CC2C71" w:rsidRPr="004D4FB5" w14:paraId="38811EC1" w14:textId="77777777" w:rsidTr="004D4FB5">
        <w:tc>
          <w:tcPr>
            <w:tcW w:w="2093" w:type="dxa"/>
            <w:shd w:val="clear" w:color="auto" w:fill="auto"/>
          </w:tcPr>
          <w:p w14:paraId="4373BA36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D4FB5">
              <w:rPr>
                <w:rFonts w:ascii="Arial" w:hAnsi="Arial" w:cs="Arial"/>
                <w:sz w:val="24"/>
                <w:szCs w:val="24"/>
              </w:rPr>
              <w:t>Avatares</w:t>
            </w:r>
            <w:proofErr w:type="spellEnd"/>
          </w:p>
        </w:tc>
        <w:tc>
          <w:tcPr>
            <w:tcW w:w="7118" w:type="dxa"/>
            <w:shd w:val="clear" w:color="auto" w:fill="auto"/>
          </w:tcPr>
          <w:p w14:paraId="49BB7B97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R</w:t>
            </w:r>
            <w:r w:rsidR="00C40704" w:rsidRPr="004D4FB5">
              <w:rPr>
                <w:rFonts w:ascii="Arial" w:hAnsi="Arial" w:cs="Arial"/>
                <w:sz w:val="24"/>
                <w:szCs w:val="24"/>
              </w:rPr>
              <w:t>epresentação visual do seu personagem</w:t>
            </w:r>
            <w:r w:rsidR="007612E8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2D765E79" w14:textId="77777777" w:rsidTr="004D4FB5">
        <w:tc>
          <w:tcPr>
            <w:tcW w:w="2093" w:type="dxa"/>
            <w:shd w:val="clear" w:color="auto" w:fill="auto"/>
          </w:tcPr>
          <w:p w14:paraId="4C85B638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4D4FB5">
              <w:rPr>
                <w:rFonts w:ascii="Arial" w:hAnsi="Arial" w:cs="Arial"/>
                <w:i/>
                <w:sz w:val="24"/>
                <w:szCs w:val="24"/>
              </w:rPr>
              <w:t>“</w:t>
            </w:r>
            <w:proofErr w:type="spellStart"/>
            <w:r w:rsidRPr="004D4FB5">
              <w:rPr>
                <w:rFonts w:ascii="Arial" w:hAnsi="Arial" w:cs="Arial"/>
                <w:i/>
                <w:sz w:val="24"/>
                <w:szCs w:val="24"/>
              </w:rPr>
              <w:t>Boss</w:t>
            </w:r>
            <w:proofErr w:type="spellEnd"/>
            <w:r w:rsidRPr="004D4FB5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proofErr w:type="spellStart"/>
            <w:r w:rsidRPr="004D4FB5">
              <w:rPr>
                <w:rFonts w:ascii="Arial" w:hAnsi="Arial" w:cs="Arial"/>
                <w:i/>
                <w:sz w:val="24"/>
                <w:szCs w:val="24"/>
              </w:rPr>
              <w:t>Fights</w:t>
            </w:r>
            <w:proofErr w:type="spellEnd"/>
            <w:r w:rsidRPr="004D4FB5">
              <w:rPr>
                <w:rFonts w:ascii="Arial" w:hAnsi="Arial" w:cs="Arial"/>
                <w:i/>
                <w:sz w:val="24"/>
                <w:szCs w:val="24"/>
              </w:rPr>
              <w:t>”</w:t>
            </w:r>
          </w:p>
        </w:tc>
        <w:tc>
          <w:tcPr>
            <w:tcW w:w="7118" w:type="dxa"/>
            <w:shd w:val="clear" w:color="auto" w:fill="auto"/>
          </w:tcPr>
          <w:p w14:paraId="40AC4F98" w14:textId="77777777" w:rsidR="00110FA1" w:rsidRPr="004D4FB5" w:rsidRDefault="00C40704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M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>ais</w:t>
            </w:r>
            <w:r w:rsidR="00F171FE" w:rsidRPr="004D4FB5">
              <w:rPr>
                <w:rFonts w:ascii="Arial" w:hAnsi="Arial" w:cs="Arial"/>
                <w:sz w:val="24"/>
                <w:szCs w:val="24"/>
              </w:rPr>
              <w:t xml:space="preserve"> conhecido como o grande chefão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 xml:space="preserve">. Consiste em um desafio mais </w:t>
            </w:r>
            <w:r w:rsidR="00F171FE" w:rsidRPr="004D4FB5">
              <w:rPr>
                <w:rFonts w:ascii="Arial" w:hAnsi="Arial" w:cs="Arial"/>
                <w:sz w:val="24"/>
                <w:szCs w:val="24"/>
              </w:rPr>
              <w:t>difícil</w:t>
            </w:r>
            <w:r w:rsidR="00C61B00" w:rsidRPr="004D4FB5">
              <w:rPr>
                <w:rFonts w:ascii="Arial" w:hAnsi="Arial" w:cs="Arial"/>
                <w:sz w:val="24"/>
                <w:szCs w:val="24"/>
              </w:rPr>
              <w:t xml:space="preserve"> do que o padrão para passar de uma fase ou de nível</w:t>
            </w:r>
            <w:r w:rsidR="007612E8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71F52413" w14:textId="77777777" w:rsidTr="004D4FB5">
        <w:tc>
          <w:tcPr>
            <w:tcW w:w="2093" w:type="dxa"/>
            <w:shd w:val="clear" w:color="auto" w:fill="auto"/>
          </w:tcPr>
          <w:p w14:paraId="31132325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Coleções</w:t>
            </w:r>
          </w:p>
        </w:tc>
        <w:tc>
          <w:tcPr>
            <w:tcW w:w="7118" w:type="dxa"/>
            <w:shd w:val="clear" w:color="auto" w:fill="auto"/>
          </w:tcPr>
          <w:p w14:paraId="46381E74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É um modo de jogo onde o jogador coleta e coleciona objetos ao longo do tempo.</w:t>
            </w:r>
          </w:p>
        </w:tc>
      </w:tr>
      <w:tr w:rsidR="00CC2C71" w:rsidRPr="004D4FB5" w14:paraId="34C282EC" w14:textId="77777777" w:rsidTr="004D4FB5">
        <w:tc>
          <w:tcPr>
            <w:tcW w:w="2093" w:type="dxa"/>
            <w:shd w:val="clear" w:color="auto" w:fill="auto"/>
          </w:tcPr>
          <w:p w14:paraId="6475E83C" w14:textId="77777777" w:rsidR="00110FA1" w:rsidRPr="004D4FB5" w:rsidRDefault="00782F02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Combate</w:t>
            </w:r>
          </w:p>
        </w:tc>
        <w:tc>
          <w:tcPr>
            <w:tcW w:w="7118" w:type="dxa"/>
            <w:shd w:val="clear" w:color="auto" w:fill="auto"/>
          </w:tcPr>
          <w:p w14:paraId="1A5B1F0A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É um modo de jogo que envolve luta entre dois ou mais adversários</w:t>
            </w:r>
          </w:p>
        </w:tc>
      </w:tr>
      <w:tr w:rsidR="00CC2C71" w:rsidRPr="004D4FB5" w14:paraId="274CFCD2" w14:textId="77777777" w:rsidTr="004D4FB5">
        <w:tc>
          <w:tcPr>
            <w:tcW w:w="2093" w:type="dxa"/>
            <w:shd w:val="clear" w:color="auto" w:fill="auto"/>
          </w:tcPr>
          <w:p w14:paraId="25256BBB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Desbloqueio de conteúdo</w:t>
            </w:r>
          </w:p>
        </w:tc>
        <w:tc>
          <w:tcPr>
            <w:tcW w:w="7118" w:type="dxa"/>
            <w:shd w:val="clear" w:color="auto" w:fill="auto"/>
          </w:tcPr>
          <w:p w14:paraId="27A2B02A" w14:textId="77777777" w:rsidR="00110FA1" w:rsidRPr="004D4FB5" w:rsidRDefault="00F171FE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Significa a liberação de conteúdo mediante algum desafio, atividade ou ação que o jogador deva realizar para ocorrer o desbloqueio.</w:t>
            </w:r>
          </w:p>
        </w:tc>
      </w:tr>
      <w:tr w:rsidR="00CC2C71" w:rsidRPr="004D4FB5" w14:paraId="362FAB65" w14:textId="77777777" w:rsidTr="004D4FB5">
        <w:tc>
          <w:tcPr>
            <w:tcW w:w="2093" w:type="dxa"/>
            <w:shd w:val="clear" w:color="auto" w:fill="auto"/>
          </w:tcPr>
          <w:p w14:paraId="4F8BDBA8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Doar</w:t>
            </w:r>
          </w:p>
        </w:tc>
        <w:tc>
          <w:tcPr>
            <w:tcW w:w="7118" w:type="dxa"/>
            <w:shd w:val="clear" w:color="auto" w:fill="auto"/>
          </w:tcPr>
          <w:p w14:paraId="43768DEE" w14:textId="505C634D" w:rsidR="00110FA1" w:rsidRPr="004D4FB5" w:rsidRDefault="00A604A2" w:rsidP="00A37EE1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 a doação de 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>algum recurso</w:t>
            </w:r>
            <w:r w:rsidR="00A37EE1">
              <w:rPr>
                <w:rFonts w:ascii="Arial" w:hAnsi="Arial" w:cs="Arial"/>
                <w:sz w:val="24"/>
                <w:szCs w:val="24"/>
              </w:rPr>
              <w:t xml:space="preserve"> a outro jogador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A37EE1">
              <w:rPr>
                <w:rFonts w:ascii="Arial" w:hAnsi="Arial" w:cs="Arial"/>
                <w:sz w:val="24"/>
                <w:szCs w:val="24"/>
              </w:rPr>
              <w:t>auxiliando-o de alguma forma</w:t>
            </w:r>
            <w:r w:rsidR="00E7597F" w:rsidRPr="004D4FB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C2C71" w:rsidRPr="004D4FB5" w14:paraId="3F3835A5" w14:textId="77777777" w:rsidTr="004D4FB5">
        <w:tc>
          <w:tcPr>
            <w:tcW w:w="2093" w:type="dxa"/>
            <w:shd w:val="clear" w:color="auto" w:fill="auto"/>
          </w:tcPr>
          <w:p w14:paraId="5DCF038D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Placar</w:t>
            </w:r>
          </w:p>
        </w:tc>
        <w:tc>
          <w:tcPr>
            <w:tcW w:w="7118" w:type="dxa"/>
            <w:shd w:val="clear" w:color="auto" w:fill="auto"/>
          </w:tcPr>
          <w:p w14:paraId="69C82B76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 xml:space="preserve">Termo em português para </w:t>
            </w:r>
            <w:r w:rsidRPr="00A54D32">
              <w:rPr>
                <w:rFonts w:ascii="Arial" w:hAnsi="Arial" w:cs="Arial"/>
                <w:b/>
                <w:i/>
                <w:sz w:val="24"/>
                <w:szCs w:val="24"/>
              </w:rPr>
              <w:t>Ranking</w:t>
            </w:r>
            <w:r w:rsidRPr="004D4FB5">
              <w:rPr>
                <w:rFonts w:ascii="Arial" w:hAnsi="Arial" w:cs="Arial"/>
                <w:b/>
                <w:sz w:val="24"/>
                <w:szCs w:val="24"/>
              </w:rPr>
              <w:t xml:space="preserve">, </w:t>
            </w:r>
            <w:r w:rsidRPr="004D4FB5">
              <w:rPr>
                <w:rFonts w:ascii="Arial" w:hAnsi="Arial" w:cs="Arial"/>
                <w:sz w:val="24"/>
                <w:szCs w:val="24"/>
              </w:rPr>
              <w:t>ou seja, onde são listados todos os jogadores e sua posição em relação a seus colegas ou outros jogadores.</w:t>
            </w:r>
          </w:p>
        </w:tc>
      </w:tr>
      <w:tr w:rsidR="00CC2C71" w:rsidRPr="004D4FB5" w14:paraId="0CECAFDA" w14:textId="77777777" w:rsidTr="004D4FB5">
        <w:tc>
          <w:tcPr>
            <w:tcW w:w="2093" w:type="dxa"/>
            <w:shd w:val="clear" w:color="auto" w:fill="auto"/>
          </w:tcPr>
          <w:p w14:paraId="6A6EC45E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Níveis</w:t>
            </w:r>
          </w:p>
        </w:tc>
        <w:tc>
          <w:tcPr>
            <w:tcW w:w="7118" w:type="dxa"/>
            <w:shd w:val="clear" w:color="auto" w:fill="auto"/>
          </w:tcPr>
          <w:p w14:paraId="36704AA7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São graus diferentes de dificuldade que vão sendo apresentados ao jogador no decorrer do tempo.</w:t>
            </w:r>
          </w:p>
        </w:tc>
      </w:tr>
      <w:tr w:rsidR="00CC2C71" w:rsidRPr="004D4FB5" w14:paraId="42AE95A7" w14:textId="77777777" w:rsidTr="004D4FB5">
        <w:tc>
          <w:tcPr>
            <w:tcW w:w="2093" w:type="dxa"/>
            <w:shd w:val="clear" w:color="auto" w:fill="auto"/>
          </w:tcPr>
          <w:p w14:paraId="6F230719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Pontos</w:t>
            </w:r>
          </w:p>
        </w:tc>
        <w:tc>
          <w:tcPr>
            <w:tcW w:w="7118" w:type="dxa"/>
            <w:shd w:val="clear" w:color="auto" w:fill="auto"/>
          </w:tcPr>
          <w:p w14:paraId="2DD4402C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Significa a quantidade de pontos acumulados pelo jogador durante determinado momento do jogo</w:t>
            </w:r>
          </w:p>
        </w:tc>
      </w:tr>
      <w:tr w:rsidR="00CC2C71" w:rsidRPr="004D4FB5" w14:paraId="3B56C07B" w14:textId="77777777" w:rsidTr="004D4FB5">
        <w:tc>
          <w:tcPr>
            <w:tcW w:w="2093" w:type="dxa"/>
            <w:shd w:val="clear" w:color="auto" w:fill="auto"/>
          </w:tcPr>
          <w:p w14:paraId="3EAFEDF3" w14:textId="77777777" w:rsidR="00110FA1" w:rsidRPr="004D4FB5" w:rsidRDefault="004D0595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>Bens Virtuais</w:t>
            </w:r>
          </w:p>
        </w:tc>
        <w:tc>
          <w:tcPr>
            <w:tcW w:w="7118" w:type="dxa"/>
            <w:shd w:val="clear" w:color="auto" w:fill="auto"/>
          </w:tcPr>
          <w:p w14:paraId="7E486BA6" w14:textId="77777777" w:rsidR="00110FA1" w:rsidRPr="004D4FB5" w:rsidRDefault="002D539B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4FB5">
              <w:rPr>
                <w:rFonts w:ascii="Arial" w:hAnsi="Arial" w:cs="Arial"/>
                <w:sz w:val="24"/>
                <w:szCs w:val="24"/>
              </w:rPr>
              <w:t xml:space="preserve">São elementos ou objetos virtuais pelos quais os jogadores estão dispostos a pagar com moeda real ou virtual. </w:t>
            </w:r>
          </w:p>
        </w:tc>
      </w:tr>
      <w:tr w:rsidR="00194AAA" w:rsidRPr="004D4FB5" w14:paraId="5F829BC6" w14:textId="77777777" w:rsidTr="004D4FB5">
        <w:tc>
          <w:tcPr>
            <w:tcW w:w="2093" w:type="dxa"/>
            <w:shd w:val="clear" w:color="auto" w:fill="auto"/>
          </w:tcPr>
          <w:p w14:paraId="0A230E39" w14:textId="77777777" w:rsidR="00194AAA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Selos</w:t>
            </w:r>
          </w:p>
        </w:tc>
        <w:tc>
          <w:tcPr>
            <w:tcW w:w="7118" w:type="dxa"/>
            <w:shd w:val="clear" w:color="auto" w:fill="auto"/>
          </w:tcPr>
          <w:p w14:paraId="7DE54485" w14:textId="77777777" w:rsidR="00194AAA" w:rsidRPr="004D4FB5" w:rsidRDefault="00194AAA" w:rsidP="004D4FB5">
            <w:pPr>
              <w:widowControl w:val="0"/>
              <w:autoSpaceDE w:val="0"/>
              <w:autoSpaceDN w:val="0"/>
              <w:adjustRightInd w:val="0"/>
              <w:spacing w:after="2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São representações visuais específicas das conquistas</w:t>
            </w:r>
          </w:p>
        </w:tc>
      </w:tr>
    </w:tbl>
    <w:p w14:paraId="309EE5B4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ADEFE02" w14:textId="77777777" w:rsidR="00D84051" w:rsidRDefault="00D84051" w:rsidP="00D9746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sz w:val="24"/>
          <w:szCs w:val="24"/>
        </w:rPr>
      </w:pPr>
    </w:p>
    <w:p w14:paraId="37C387D7" w14:textId="77777777" w:rsidR="00A86347" w:rsidRPr="00310BDC" w:rsidRDefault="00D9746E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310BDC">
        <w:rPr>
          <w:rFonts w:ascii="Arial" w:hAnsi="Arial" w:cs="Arial"/>
          <w:color w:val="000000"/>
          <w:sz w:val="24"/>
          <w:szCs w:val="24"/>
        </w:rPr>
        <w:t xml:space="preserve">Em suma, a dinâmica é responsável pelo direcionamento ou estrutura do jogo, já a mecânica diz respeito aos mecanismos que serão utilizados e para </w:t>
      </w:r>
      <w:r w:rsidR="001F7C30" w:rsidRPr="00310BDC">
        <w:rPr>
          <w:rFonts w:ascii="Arial" w:hAnsi="Arial" w:cs="Arial"/>
          <w:color w:val="000000"/>
          <w:sz w:val="24"/>
          <w:szCs w:val="24"/>
        </w:rPr>
        <w:t>a</w:t>
      </w:r>
      <w:r w:rsidRPr="00310BDC">
        <w:rPr>
          <w:rFonts w:ascii="Arial" w:hAnsi="Arial" w:cs="Arial"/>
          <w:color w:val="000000"/>
          <w:sz w:val="24"/>
          <w:szCs w:val="24"/>
        </w:rPr>
        <w:t>os quais os componentes são fundamentais.</w:t>
      </w:r>
    </w:p>
    <w:p w14:paraId="633F1945" w14:textId="13BF4690" w:rsidR="00BB136B" w:rsidRDefault="00C11056" w:rsidP="00BB136B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3B704F">
        <w:rPr>
          <w:rFonts w:ascii="Arial" w:hAnsi="Arial" w:cs="Arial"/>
          <w:b/>
          <w:sz w:val="24"/>
          <w:szCs w:val="24"/>
        </w:rPr>
        <w:t>.5</w:t>
      </w:r>
      <w:r w:rsidR="00BB136B">
        <w:rPr>
          <w:rFonts w:ascii="Arial" w:hAnsi="Arial" w:cs="Arial"/>
          <w:b/>
          <w:sz w:val="24"/>
          <w:szCs w:val="24"/>
        </w:rPr>
        <w:t xml:space="preserve"> Jogadores</w:t>
      </w:r>
      <w:r w:rsidR="00DB04F7">
        <w:rPr>
          <w:rFonts w:ascii="Arial" w:hAnsi="Arial" w:cs="Arial"/>
          <w:b/>
          <w:sz w:val="24"/>
          <w:szCs w:val="24"/>
        </w:rPr>
        <w:t xml:space="preserve"> e seus tipos</w:t>
      </w:r>
    </w:p>
    <w:p w14:paraId="06B967ED" w14:textId="77777777" w:rsidR="00BB136B" w:rsidRDefault="00BB136B" w:rsidP="00BB136B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1D4AC3E" w14:textId="34D6D65E" w:rsidR="005B2AD0" w:rsidRDefault="00BB136B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Segundo </w:t>
      </w:r>
      <w:proofErr w:type="spellStart"/>
      <w:r w:rsidR="001D5F09">
        <w:rPr>
          <w:rFonts w:ascii="Arial" w:hAnsi="Arial" w:cs="Arial"/>
          <w:color w:val="000000"/>
          <w:sz w:val="24"/>
          <w:szCs w:val="24"/>
        </w:rPr>
        <w:t>B</w:t>
      </w:r>
      <w:r w:rsidR="00094034">
        <w:rPr>
          <w:rFonts w:ascii="Arial" w:hAnsi="Arial" w:cs="Arial"/>
          <w:color w:val="000000"/>
          <w:sz w:val="24"/>
          <w:szCs w:val="24"/>
        </w:rPr>
        <w:t>artle</w:t>
      </w:r>
      <w:proofErr w:type="spellEnd"/>
      <w:r w:rsidR="001D5F09">
        <w:rPr>
          <w:rFonts w:ascii="Arial" w:hAnsi="Arial" w:cs="Arial"/>
          <w:color w:val="000000"/>
          <w:sz w:val="24"/>
          <w:szCs w:val="24"/>
        </w:rPr>
        <w:t xml:space="preserve"> </w:t>
      </w:r>
      <w:r w:rsidR="00F02566">
        <w:rPr>
          <w:rFonts w:ascii="Arial" w:hAnsi="Arial" w:cs="Arial"/>
          <w:color w:val="000000"/>
          <w:sz w:val="24"/>
          <w:szCs w:val="24"/>
        </w:rPr>
        <w:t>(</w:t>
      </w:r>
      <w:r w:rsidR="004168E6">
        <w:rPr>
          <w:rFonts w:ascii="Arial" w:hAnsi="Arial" w:cs="Arial"/>
          <w:color w:val="000000"/>
          <w:sz w:val="24"/>
          <w:szCs w:val="24"/>
        </w:rPr>
        <w:t>2003</w:t>
      </w:r>
      <w:r w:rsidR="00F02566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>, os jogadores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ou </w:t>
      </w:r>
      <w:r w:rsidR="003A6653" w:rsidRPr="003A6653">
        <w:rPr>
          <w:rFonts w:ascii="Arial" w:hAnsi="Arial" w:cs="Arial"/>
          <w:i/>
          <w:color w:val="000000"/>
          <w:sz w:val="24"/>
          <w:szCs w:val="24"/>
        </w:rPr>
        <w:t>players</w:t>
      </w:r>
      <w:r>
        <w:rPr>
          <w:rFonts w:ascii="Arial" w:hAnsi="Arial" w:cs="Arial"/>
          <w:color w:val="000000"/>
          <w:sz w:val="24"/>
          <w:szCs w:val="24"/>
        </w:rPr>
        <w:t xml:space="preserve"> são seres humanos que acessam um mundo virtual</w:t>
      </w:r>
      <w:r w:rsidR="000D6748">
        <w:rPr>
          <w:rFonts w:ascii="Arial" w:hAnsi="Arial" w:cs="Arial"/>
          <w:color w:val="000000"/>
          <w:sz w:val="24"/>
          <w:szCs w:val="24"/>
        </w:rPr>
        <w:t>, os jogos</w:t>
      </w:r>
      <w:r>
        <w:rPr>
          <w:rFonts w:ascii="Arial" w:hAnsi="Arial" w:cs="Arial"/>
          <w:color w:val="000000"/>
          <w:sz w:val="24"/>
          <w:szCs w:val="24"/>
        </w:rPr>
        <w:t xml:space="preserve">. Estes 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se </w:t>
      </w:r>
      <w:r>
        <w:rPr>
          <w:rFonts w:ascii="Arial" w:hAnsi="Arial" w:cs="Arial"/>
          <w:color w:val="000000"/>
          <w:sz w:val="24"/>
          <w:szCs w:val="24"/>
        </w:rPr>
        <w:t>distinguem dos personagens</w:t>
      </w:r>
      <w:r w:rsidR="00286F0C">
        <w:rPr>
          <w:rFonts w:ascii="Arial" w:hAnsi="Arial" w:cs="Arial"/>
          <w:color w:val="000000"/>
          <w:sz w:val="24"/>
          <w:szCs w:val="24"/>
        </w:rPr>
        <w:t xml:space="preserve"> ou </w:t>
      </w:r>
      <w:proofErr w:type="spellStart"/>
      <w:r w:rsidR="00286F0C" w:rsidRPr="003A6653">
        <w:rPr>
          <w:rFonts w:ascii="Arial" w:hAnsi="Arial" w:cs="Arial"/>
          <w:i/>
          <w:color w:val="000000"/>
          <w:sz w:val="24"/>
          <w:szCs w:val="24"/>
        </w:rPr>
        <w:t>characters</w:t>
      </w:r>
      <w:proofErr w:type="spellEnd"/>
      <w:r w:rsidR="00805A1C">
        <w:rPr>
          <w:rFonts w:ascii="Arial" w:hAnsi="Arial" w:cs="Arial"/>
          <w:i/>
          <w:color w:val="000000"/>
          <w:sz w:val="24"/>
          <w:szCs w:val="24"/>
        </w:rPr>
        <w:t>,</w:t>
      </w:r>
      <w:r w:rsidR="00286F0C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que são objetos dentro do mundo virtual </w:t>
      </w:r>
      <w:r w:rsidR="006D7497">
        <w:rPr>
          <w:rFonts w:ascii="Arial" w:hAnsi="Arial" w:cs="Arial"/>
          <w:color w:val="000000"/>
          <w:sz w:val="24"/>
          <w:szCs w:val="24"/>
        </w:rPr>
        <w:t>sob</w:t>
      </w:r>
      <w:r w:rsidR="00B2765F">
        <w:rPr>
          <w:rFonts w:ascii="Arial" w:hAnsi="Arial" w:cs="Arial"/>
          <w:color w:val="000000"/>
          <w:sz w:val="24"/>
          <w:szCs w:val="24"/>
        </w:rPr>
        <w:t>re</w:t>
      </w:r>
      <w:r w:rsidR="006D7497">
        <w:rPr>
          <w:rFonts w:ascii="Arial" w:hAnsi="Arial" w:cs="Arial"/>
          <w:color w:val="000000"/>
          <w:sz w:val="24"/>
          <w:szCs w:val="24"/>
        </w:rPr>
        <w:t xml:space="preserve"> o</w:t>
      </w:r>
      <w:r w:rsidR="008828FC">
        <w:rPr>
          <w:rFonts w:ascii="Arial" w:hAnsi="Arial" w:cs="Arial"/>
          <w:color w:val="000000"/>
          <w:sz w:val="24"/>
          <w:szCs w:val="24"/>
        </w:rPr>
        <w:t>s</w:t>
      </w:r>
      <w:r w:rsidR="006D7497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qua</w:t>
      </w:r>
      <w:r w:rsidR="008828FC">
        <w:rPr>
          <w:rFonts w:ascii="Arial" w:hAnsi="Arial" w:cs="Arial"/>
          <w:color w:val="000000"/>
          <w:sz w:val="24"/>
          <w:szCs w:val="24"/>
        </w:rPr>
        <w:t>is</w:t>
      </w:r>
      <w:r>
        <w:rPr>
          <w:rFonts w:ascii="Arial" w:hAnsi="Arial" w:cs="Arial"/>
          <w:color w:val="000000"/>
          <w:sz w:val="24"/>
          <w:szCs w:val="24"/>
        </w:rPr>
        <w:t xml:space="preserve"> os jogadores exercem controle. </w:t>
      </w:r>
    </w:p>
    <w:p w14:paraId="35C81D31" w14:textId="77777777" w:rsidR="00F16EBA" w:rsidRDefault="00F16EBA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14:paraId="26E08265" w14:textId="1C41405F" w:rsidR="005B2AD0" w:rsidRDefault="0013513B" w:rsidP="00820A4E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Richard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Bartle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declara que o </w:t>
      </w:r>
      <w:r w:rsidR="00BB136B">
        <w:rPr>
          <w:rFonts w:ascii="Arial" w:hAnsi="Arial" w:cs="Arial"/>
          <w:color w:val="000000"/>
          <w:sz w:val="24"/>
          <w:szCs w:val="24"/>
        </w:rPr>
        <w:t xml:space="preserve">objetivo dos </w:t>
      </w:r>
      <w:r w:rsidR="00BB136B" w:rsidRPr="00310BDC">
        <w:rPr>
          <w:rFonts w:ascii="Arial" w:hAnsi="Arial" w:cs="Arial"/>
          <w:i/>
          <w:color w:val="000000"/>
          <w:sz w:val="24"/>
          <w:szCs w:val="24"/>
        </w:rPr>
        <w:t>desi</w:t>
      </w:r>
      <w:r w:rsidR="003A6653" w:rsidRPr="00310BDC">
        <w:rPr>
          <w:rFonts w:ascii="Arial" w:hAnsi="Arial" w:cs="Arial"/>
          <w:i/>
          <w:color w:val="000000"/>
          <w:sz w:val="24"/>
          <w:szCs w:val="24"/>
        </w:rPr>
        <w:t>gners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de jogos é proporcionar uma experiência para o</w:t>
      </w:r>
      <w:r w:rsidR="000D6748">
        <w:rPr>
          <w:rFonts w:ascii="Arial" w:hAnsi="Arial" w:cs="Arial"/>
          <w:color w:val="000000"/>
          <w:sz w:val="24"/>
          <w:szCs w:val="24"/>
        </w:rPr>
        <w:t>s</w:t>
      </w:r>
      <w:r w:rsidR="003A6653">
        <w:rPr>
          <w:rFonts w:ascii="Arial" w:hAnsi="Arial" w:cs="Arial"/>
          <w:color w:val="000000"/>
          <w:sz w:val="24"/>
          <w:szCs w:val="24"/>
        </w:rPr>
        <w:t xml:space="preserve"> jogadores e não para os personagens.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Ele declara que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 muitos jogadores não se consideram </w:t>
      </w:r>
      <w:r w:rsidR="00E72A8D">
        <w:rPr>
          <w:rFonts w:ascii="Arial" w:hAnsi="Arial" w:cs="Arial"/>
          <w:color w:val="000000"/>
          <w:sz w:val="24"/>
          <w:szCs w:val="24"/>
        </w:rPr>
        <w:t>como tal</w:t>
      </w:r>
      <w:r w:rsidR="007B4659">
        <w:rPr>
          <w:rFonts w:ascii="Arial" w:hAnsi="Arial" w:cs="Arial"/>
          <w:color w:val="000000"/>
          <w:sz w:val="24"/>
          <w:szCs w:val="24"/>
        </w:rPr>
        <w:t xml:space="preserve">, pois </w:t>
      </w:r>
      <w:r w:rsidR="009A47EB">
        <w:rPr>
          <w:rFonts w:ascii="Arial" w:hAnsi="Arial" w:cs="Arial"/>
          <w:color w:val="000000"/>
          <w:sz w:val="24"/>
          <w:szCs w:val="24"/>
        </w:rPr>
        <w:t xml:space="preserve">possuem 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maneiras distintas de </w:t>
      </w:r>
      <w:r w:rsidR="005B2AD0">
        <w:rPr>
          <w:rFonts w:ascii="Arial" w:hAnsi="Arial" w:cs="Arial"/>
          <w:color w:val="000000"/>
          <w:sz w:val="24"/>
          <w:szCs w:val="24"/>
        </w:rPr>
        <w:t xml:space="preserve">se divertirem. </w:t>
      </w:r>
      <w:r w:rsidR="00805A1C">
        <w:rPr>
          <w:rFonts w:ascii="Arial" w:hAnsi="Arial" w:cs="Arial"/>
          <w:color w:val="000000"/>
          <w:sz w:val="24"/>
          <w:szCs w:val="24"/>
        </w:rPr>
        <w:t>O a</w:t>
      </w:r>
      <w:r w:rsidR="00CD38B1">
        <w:rPr>
          <w:rFonts w:ascii="Arial" w:hAnsi="Arial" w:cs="Arial"/>
          <w:color w:val="000000"/>
          <w:sz w:val="24"/>
          <w:szCs w:val="24"/>
        </w:rPr>
        <w:t>utor descreve</w:t>
      </w:r>
      <w:r w:rsidR="003417B1">
        <w:rPr>
          <w:rFonts w:ascii="Arial" w:hAnsi="Arial" w:cs="Arial"/>
          <w:color w:val="000000"/>
          <w:sz w:val="24"/>
          <w:szCs w:val="24"/>
        </w:rPr>
        <w:t xml:space="preserve"> quatro categorias de jogadores</w:t>
      </w:r>
      <w:r w:rsidR="007B4659">
        <w:rPr>
          <w:rFonts w:ascii="Arial" w:hAnsi="Arial" w:cs="Arial"/>
          <w:color w:val="000000"/>
          <w:sz w:val="24"/>
          <w:szCs w:val="24"/>
        </w:rPr>
        <w:t xml:space="preserve">: </w:t>
      </w:r>
      <w:r w:rsidR="005B2AD0">
        <w:rPr>
          <w:rFonts w:ascii="Arial" w:hAnsi="Arial" w:cs="Arial"/>
          <w:color w:val="000000"/>
          <w:sz w:val="24"/>
          <w:szCs w:val="24"/>
        </w:rPr>
        <w:t xml:space="preserve">os </w:t>
      </w:r>
      <w:r w:rsidR="00F00522">
        <w:rPr>
          <w:rFonts w:ascii="Arial" w:hAnsi="Arial" w:cs="Arial"/>
          <w:color w:val="000000"/>
          <w:sz w:val="24"/>
          <w:szCs w:val="24"/>
        </w:rPr>
        <w:t xml:space="preserve">conquistadores, exploradores, socializadores e predadores. </w:t>
      </w:r>
    </w:p>
    <w:p w14:paraId="15F5E36B" w14:textId="17758E07" w:rsidR="00D21CDE" w:rsidRDefault="00F00522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Os conquistadores ou </w:t>
      </w:r>
      <w:proofErr w:type="spellStart"/>
      <w:r w:rsidRPr="00F00522">
        <w:rPr>
          <w:rFonts w:ascii="Arial" w:hAnsi="Arial" w:cs="Arial"/>
          <w:i/>
          <w:color w:val="000000"/>
          <w:sz w:val="24"/>
          <w:szCs w:val="24"/>
        </w:rPr>
        <w:t>achievers</w:t>
      </w:r>
      <w:proofErr w:type="spellEnd"/>
      <w:r w:rsidR="00405ABE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405ABE" w:rsidRPr="00310BDC">
        <w:rPr>
          <w:rFonts w:ascii="Arial" w:hAnsi="Arial" w:cs="Arial"/>
          <w:color w:val="000000"/>
          <w:sz w:val="24"/>
          <w:szCs w:val="24"/>
        </w:rPr>
        <w:t>são os tipos de jogadores que veem</w:t>
      </w:r>
      <w:r w:rsidR="00405ABE" w:rsidRPr="00506EE9">
        <w:rPr>
          <w:rFonts w:ascii="Arial" w:hAnsi="Arial" w:cs="Arial"/>
          <w:color w:val="000000"/>
          <w:sz w:val="24"/>
          <w:szCs w:val="24"/>
        </w:rPr>
        <w:t xml:space="preserve"> os</w:t>
      </w:r>
      <w:r>
        <w:rPr>
          <w:rFonts w:ascii="Arial" w:hAnsi="Arial" w:cs="Arial"/>
          <w:color w:val="000000"/>
          <w:sz w:val="24"/>
          <w:szCs w:val="24"/>
        </w:rPr>
        <w:t xml:space="preserve"> mundos virtuais</w:t>
      </w:r>
      <w:r w:rsidR="00405ABE">
        <w:rPr>
          <w:rFonts w:ascii="Arial" w:hAnsi="Arial" w:cs="Arial"/>
          <w:color w:val="000000"/>
          <w:sz w:val="24"/>
          <w:szCs w:val="24"/>
        </w:rPr>
        <w:t xml:space="preserve"> como jogos cuja finalidade é avançar, aperfeiçoar e vencer, sempre buscando realizações e querendo estar no topo da liderança. No tocante aos exploradores ou </w:t>
      </w:r>
      <w:proofErr w:type="spellStart"/>
      <w:r w:rsidR="00405ABE" w:rsidRPr="00405ABE">
        <w:rPr>
          <w:rFonts w:ascii="Arial" w:hAnsi="Arial" w:cs="Arial"/>
          <w:i/>
          <w:color w:val="000000"/>
          <w:sz w:val="24"/>
          <w:szCs w:val="24"/>
        </w:rPr>
        <w:t>explorers</w:t>
      </w:r>
      <w:proofErr w:type="spellEnd"/>
      <w:r w:rsidR="00405ABE">
        <w:rPr>
          <w:rFonts w:ascii="Arial" w:hAnsi="Arial" w:cs="Arial"/>
          <w:i/>
          <w:color w:val="000000"/>
          <w:sz w:val="24"/>
          <w:szCs w:val="24"/>
        </w:rPr>
        <w:t>,</w:t>
      </w:r>
      <w:r w:rsidR="005A058C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5A058C" w:rsidRPr="005A058C">
        <w:rPr>
          <w:rFonts w:ascii="Arial" w:hAnsi="Arial" w:cs="Arial"/>
          <w:color w:val="000000"/>
          <w:sz w:val="24"/>
          <w:szCs w:val="24"/>
        </w:rPr>
        <w:t>eles</w:t>
      </w:r>
      <w:r w:rsidR="00405ABE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B26801">
        <w:rPr>
          <w:rFonts w:ascii="Arial" w:hAnsi="Arial" w:cs="Arial"/>
          <w:color w:val="000000"/>
          <w:sz w:val="24"/>
          <w:szCs w:val="24"/>
        </w:rPr>
        <w:t>veem os mundos vir</w:t>
      </w:r>
      <w:r w:rsidR="00906C55">
        <w:rPr>
          <w:rFonts w:ascii="Arial" w:hAnsi="Arial" w:cs="Arial"/>
          <w:color w:val="000000"/>
          <w:sz w:val="24"/>
          <w:szCs w:val="24"/>
        </w:rPr>
        <w:t>tuais como passatempo, uma leitura ou investigação</w:t>
      </w:r>
      <w:r w:rsidR="00B26801">
        <w:rPr>
          <w:rFonts w:ascii="Arial" w:hAnsi="Arial" w:cs="Arial"/>
          <w:color w:val="000000"/>
          <w:sz w:val="24"/>
          <w:szCs w:val="24"/>
        </w:rPr>
        <w:t xml:space="preserve"> no qual a recompensa vem</w:t>
      </w:r>
      <w:r w:rsidR="005A058C">
        <w:rPr>
          <w:rFonts w:ascii="Arial" w:hAnsi="Arial" w:cs="Arial"/>
          <w:color w:val="000000"/>
          <w:sz w:val="24"/>
          <w:szCs w:val="24"/>
        </w:rPr>
        <w:t xml:space="preserve"> da descoberta e da compreensão. Estão sempre</w:t>
      </w:r>
      <w:r w:rsidR="00B26801">
        <w:rPr>
          <w:rFonts w:ascii="Arial" w:hAnsi="Arial" w:cs="Arial"/>
          <w:color w:val="000000"/>
          <w:sz w:val="24"/>
          <w:szCs w:val="24"/>
        </w:rPr>
        <w:t xml:space="preserve"> buscando descobrir o máximo possível sobre o ambiente dos jogos e seus desafios. Com relação aos socializadores ou</w:t>
      </w:r>
      <w:r w:rsidR="00B26801" w:rsidRPr="006F655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B26801" w:rsidRPr="006F655F">
        <w:rPr>
          <w:rFonts w:ascii="Arial" w:hAnsi="Arial" w:cs="Arial"/>
          <w:i/>
          <w:color w:val="000000"/>
          <w:sz w:val="24"/>
          <w:szCs w:val="24"/>
        </w:rPr>
        <w:t>Socializers</w:t>
      </w:r>
      <w:proofErr w:type="spellEnd"/>
      <w:r w:rsidR="00B26801">
        <w:rPr>
          <w:rFonts w:ascii="Arial" w:hAnsi="Arial" w:cs="Arial"/>
          <w:color w:val="000000"/>
          <w:sz w:val="24"/>
          <w:szCs w:val="24"/>
        </w:rPr>
        <w:t>, são pessoas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 que veem os mundos vi</w:t>
      </w:r>
      <w:r w:rsidR="003F57BD">
        <w:rPr>
          <w:rFonts w:ascii="Arial" w:hAnsi="Arial" w:cs="Arial"/>
          <w:color w:val="000000"/>
          <w:sz w:val="24"/>
          <w:szCs w:val="24"/>
        </w:rPr>
        <w:t xml:space="preserve">rtuais como entretenimento, </w:t>
      </w:r>
      <w:proofErr w:type="spellStart"/>
      <w:r w:rsidR="006F655F">
        <w:rPr>
          <w:rFonts w:ascii="Arial" w:hAnsi="Arial" w:cs="Arial"/>
          <w:color w:val="000000"/>
          <w:sz w:val="24"/>
          <w:szCs w:val="24"/>
        </w:rPr>
        <w:t>tv</w:t>
      </w:r>
      <w:proofErr w:type="spellEnd"/>
      <w:r w:rsidR="006F655F">
        <w:rPr>
          <w:rFonts w:ascii="Arial" w:hAnsi="Arial" w:cs="Arial"/>
          <w:color w:val="000000"/>
          <w:sz w:val="24"/>
          <w:szCs w:val="24"/>
        </w:rPr>
        <w:t xml:space="preserve"> e clube</w:t>
      </w:r>
      <w:r w:rsidR="00841803">
        <w:rPr>
          <w:rFonts w:ascii="Arial" w:hAnsi="Arial" w:cs="Arial"/>
          <w:color w:val="000000"/>
          <w:sz w:val="24"/>
          <w:szCs w:val="24"/>
        </w:rPr>
        <w:t>s. Estão à procura de interação e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 </w:t>
      </w:r>
      <w:r w:rsidR="003F57BD">
        <w:rPr>
          <w:rFonts w:ascii="Arial" w:hAnsi="Arial" w:cs="Arial"/>
          <w:color w:val="000000"/>
          <w:sz w:val="24"/>
          <w:szCs w:val="24"/>
        </w:rPr>
        <w:t>relacionamento uns com os outros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, sendo o jogo o meio pelo qual podem interagir. </w:t>
      </w:r>
      <w:r w:rsidR="007846FB">
        <w:rPr>
          <w:rFonts w:ascii="Arial" w:hAnsi="Arial" w:cs="Arial"/>
          <w:color w:val="000000"/>
          <w:sz w:val="24"/>
          <w:szCs w:val="24"/>
        </w:rPr>
        <w:t>F</w:t>
      </w:r>
      <w:r w:rsidR="006F655F">
        <w:rPr>
          <w:rFonts w:ascii="Arial" w:hAnsi="Arial" w:cs="Arial"/>
          <w:color w:val="000000"/>
          <w:sz w:val="24"/>
          <w:szCs w:val="24"/>
        </w:rPr>
        <w:t xml:space="preserve">inalmente, os predadores ou </w:t>
      </w:r>
      <w:proofErr w:type="spellStart"/>
      <w:r w:rsidR="006F655F" w:rsidRPr="006F655F">
        <w:rPr>
          <w:rFonts w:ascii="Arial" w:hAnsi="Arial" w:cs="Arial"/>
          <w:i/>
          <w:color w:val="000000"/>
          <w:sz w:val="24"/>
          <w:szCs w:val="24"/>
        </w:rPr>
        <w:t>killers</w:t>
      </w:r>
      <w:proofErr w:type="spellEnd"/>
      <w:r w:rsidR="007846FB">
        <w:rPr>
          <w:rFonts w:ascii="Arial" w:hAnsi="Arial" w:cs="Arial"/>
          <w:color w:val="000000"/>
          <w:sz w:val="24"/>
          <w:szCs w:val="24"/>
        </w:rPr>
        <w:t xml:space="preserve"> </w:t>
      </w:r>
      <w:r w:rsidR="00203C21">
        <w:rPr>
          <w:rFonts w:ascii="Arial" w:hAnsi="Arial" w:cs="Arial"/>
          <w:color w:val="000000"/>
          <w:sz w:val="24"/>
          <w:szCs w:val="24"/>
        </w:rPr>
        <w:t xml:space="preserve">entram no jogo para vencer e derrotar o adversário. </w:t>
      </w:r>
      <w:r w:rsidR="007A6A06">
        <w:rPr>
          <w:rFonts w:ascii="Arial" w:hAnsi="Arial" w:cs="Arial"/>
          <w:color w:val="000000"/>
          <w:sz w:val="24"/>
          <w:szCs w:val="24"/>
        </w:rPr>
        <w:t>Sua</w:t>
      </w:r>
      <w:r w:rsidR="00203C21">
        <w:rPr>
          <w:rFonts w:ascii="Arial" w:hAnsi="Arial" w:cs="Arial"/>
          <w:color w:val="000000"/>
          <w:sz w:val="24"/>
          <w:szCs w:val="24"/>
        </w:rPr>
        <w:t xml:space="preserve"> meta não é apenas vencer, mas eliminar ta</w:t>
      </w:r>
      <w:r w:rsidR="007846FB">
        <w:rPr>
          <w:rFonts w:ascii="Arial" w:hAnsi="Arial" w:cs="Arial"/>
          <w:color w:val="000000"/>
          <w:sz w:val="24"/>
          <w:szCs w:val="24"/>
        </w:rPr>
        <w:t>ntos jogadores quanto poss</w:t>
      </w:r>
      <w:r w:rsidR="00766784">
        <w:rPr>
          <w:rFonts w:ascii="Arial" w:hAnsi="Arial" w:cs="Arial"/>
          <w:color w:val="000000"/>
          <w:sz w:val="24"/>
          <w:szCs w:val="24"/>
        </w:rPr>
        <w:t>ível, sendo</w:t>
      </w:r>
      <w:r w:rsidR="007846FB">
        <w:rPr>
          <w:rFonts w:ascii="Arial" w:hAnsi="Arial" w:cs="Arial"/>
          <w:color w:val="000000"/>
          <w:sz w:val="24"/>
          <w:szCs w:val="24"/>
        </w:rPr>
        <w:t xml:space="preserve"> bastante competitivos.</w:t>
      </w:r>
    </w:p>
    <w:p w14:paraId="62535FBE" w14:textId="4362DD66" w:rsidR="005C6675" w:rsidRDefault="0019587B" w:rsidP="005C6675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3.6</w:t>
      </w:r>
      <w:r w:rsidR="005C6675">
        <w:rPr>
          <w:rFonts w:ascii="Arial" w:hAnsi="Arial" w:cs="Arial"/>
          <w:b/>
          <w:sz w:val="24"/>
          <w:szCs w:val="24"/>
        </w:rPr>
        <w:t xml:space="preserve"> Aplicabilidade da </w:t>
      </w:r>
      <w:proofErr w:type="spellStart"/>
      <w:r w:rsidR="005C6675">
        <w:rPr>
          <w:rFonts w:ascii="Arial" w:hAnsi="Arial" w:cs="Arial"/>
          <w:b/>
          <w:sz w:val="24"/>
          <w:szCs w:val="24"/>
        </w:rPr>
        <w:t>gamificação</w:t>
      </w:r>
      <w:proofErr w:type="spellEnd"/>
      <w:r w:rsidR="005C6675">
        <w:rPr>
          <w:rFonts w:ascii="Arial" w:hAnsi="Arial" w:cs="Arial"/>
          <w:b/>
          <w:sz w:val="24"/>
          <w:szCs w:val="24"/>
        </w:rPr>
        <w:t xml:space="preserve"> em negócios</w:t>
      </w:r>
    </w:p>
    <w:p w14:paraId="338CF76E" w14:textId="77777777" w:rsidR="005C6675" w:rsidRDefault="005C6675" w:rsidP="005C667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1FD1705" w14:textId="6C87D9F8" w:rsidR="005C6675" w:rsidRDefault="00A24EE8" w:rsidP="005C6675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</w:t>
      </w:r>
      <w:proofErr w:type="spellStart"/>
      <w:r w:rsidR="00D37A07">
        <w:rPr>
          <w:rFonts w:ascii="Arial" w:hAnsi="Arial" w:cs="Arial"/>
          <w:color w:val="000000"/>
          <w:sz w:val="24"/>
          <w:szCs w:val="24"/>
        </w:rPr>
        <w:t>C</w:t>
      </w:r>
      <w:r w:rsidR="003016F4">
        <w:rPr>
          <w:rFonts w:ascii="Arial" w:hAnsi="Arial" w:cs="Arial"/>
          <w:color w:val="000000"/>
          <w:sz w:val="24"/>
          <w:szCs w:val="24"/>
        </w:rPr>
        <w:t>ognizant</w:t>
      </w:r>
      <w:proofErr w:type="spellEnd"/>
      <w:r w:rsidR="00D37A07">
        <w:rPr>
          <w:rFonts w:ascii="Arial" w:hAnsi="Arial" w:cs="Arial"/>
          <w:color w:val="000000"/>
          <w:sz w:val="24"/>
          <w:szCs w:val="24"/>
        </w:rPr>
        <w:t xml:space="preserve"> (2013)</w:t>
      </w:r>
      <w:r>
        <w:rPr>
          <w:rFonts w:ascii="Arial" w:hAnsi="Arial" w:cs="Arial"/>
          <w:color w:val="000000"/>
          <w:sz w:val="24"/>
          <w:szCs w:val="24"/>
        </w:rPr>
        <w:t xml:space="preserve">, fornecedor líder de serviços de tecnologia da informação, consultoria e terceirização de processos de negócios, em seu artigo </w:t>
      </w:r>
      <w:r w:rsidR="00750BE8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Reinventing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Customer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,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Employee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Engagement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Through</w:t>
      </w:r>
      <w:proofErr w:type="spellEnd"/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A24EE8">
        <w:rPr>
          <w:rFonts w:ascii="Arial" w:hAnsi="Arial" w:cs="Arial"/>
          <w:i/>
          <w:color w:val="000000"/>
          <w:sz w:val="24"/>
          <w:szCs w:val="24"/>
        </w:rPr>
        <w:t>Gamification</w:t>
      </w:r>
      <w:proofErr w:type="spellEnd"/>
      <w:r w:rsidR="00750BE8">
        <w:rPr>
          <w:rFonts w:ascii="Arial" w:hAnsi="Arial" w:cs="Arial"/>
          <w:i/>
          <w:color w:val="000000"/>
          <w:sz w:val="24"/>
          <w:szCs w:val="24"/>
        </w:rPr>
        <w:t>”</w:t>
      </w:r>
      <w:r w:rsidRPr="00A24EE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menciona que</w:t>
      </w:r>
      <w:r w:rsidR="00805A1C">
        <w:rPr>
          <w:rFonts w:ascii="Arial" w:hAnsi="Arial" w:cs="Arial"/>
          <w:color w:val="000000"/>
          <w:sz w:val="24"/>
          <w:szCs w:val="24"/>
        </w:rPr>
        <w:t>,</w:t>
      </w:r>
      <w:r w:rsidR="001B0F69">
        <w:rPr>
          <w:rFonts w:ascii="Arial" w:hAnsi="Arial" w:cs="Arial"/>
          <w:color w:val="000000"/>
          <w:sz w:val="24"/>
          <w:szCs w:val="24"/>
        </w:rPr>
        <w:t xml:space="preserve"> através da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lastRenderedPageBreak/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 as empresas podem aumentar a f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idelização a uma marca, promover </w:t>
      </w:r>
      <w:r>
        <w:rPr>
          <w:rFonts w:ascii="Arial" w:hAnsi="Arial" w:cs="Arial"/>
          <w:color w:val="000000"/>
          <w:sz w:val="24"/>
          <w:szCs w:val="24"/>
        </w:rPr>
        <w:t>o engajamento do cliente,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impulsionar</w:t>
      </w:r>
      <w:r w:rsidR="003016F4">
        <w:rPr>
          <w:rFonts w:ascii="Arial" w:hAnsi="Arial" w:cs="Arial"/>
          <w:color w:val="000000"/>
          <w:sz w:val="24"/>
          <w:szCs w:val="24"/>
        </w:rPr>
        <w:t xml:space="preserve"> a</w:t>
      </w:r>
      <w:r w:rsidR="00805A1C">
        <w:rPr>
          <w:rFonts w:ascii="Arial" w:hAnsi="Arial" w:cs="Arial"/>
          <w:color w:val="000000"/>
          <w:sz w:val="24"/>
          <w:szCs w:val="24"/>
        </w:rPr>
        <w:t xml:space="preserve"> inovação, favorecer </w:t>
      </w:r>
      <w:r>
        <w:rPr>
          <w:rFonts w:ascii="Arial" w:hAnsi="Arial" w:cs="Arial"/>
          <w:color w:val="000000"/>
          <w:sz w:val="24"/>
          <w:szCs w:val="24"/>
        </w:rPr>
        <w:t>a saúd</w:t>
      </w:r>
      <w:r w:rsidR="00805A1C">
        <w:rPr>
          <w:rFonts w:ascii="Arial" w:hAnsi="Arial" w:cs="Arial"/>
          <w:color w:val="000000"/>
          <w:sz w:val="24"/>
          <w:szCs w:val="24"/>
        </w:rPr>
        <w:t>e dos colaboradores, solucionar problemas, melhorar</w:t>
      </w:r>
      <w:r>
        <w:rPr>
          <w:rFonts w:ascii="Arial" w:hAnsi="Arial" w:cs="Arial"/>
          <w:color w:val="000000"/>
          <w:sz w:val="24"/>
          <w:szCs w:val="24"/>
        </w:rPr>
        <w:t xml:space="preserve"> o a</w:t>
      </w:r>
      <w:r w:rsidR="00805A1C">
        <w:rPr>
          <w:rFonts w:ascii="Arial" w:hAnsi="Arial" w:cs="Arial"/>
          <w:color w:val="000000"/>
          <w:sz w:val="24"/>
          <w:szCs w:val="24"/>
        </w:rPr>
        <w:t>tendimento ao cliente e acelerar</w:t>
      </w:r>
      <w:r>
        <w:rPr>
          <w:rFonts w:ascii="Arial" w:hAnsi="Arial" w:cs="Arial"/>
          <w:color w:val="000000"/>
          <w:sz w:val="24"/>
          <w:szCs w:val="24"/>
        </w:rPr>
        <w:t xml:space="preserve"> o envolvimento dos funcionários.</w:t>
      </w:r>
    </w:p>
    <w:p w14:paraId="45B56BC2" w14:textId="1B4406F2" w:rsidR="00944F40" w:rsidRDefault="001B0F69" w:rsidP="00310BDC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Os benefícios que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</w:t>
      </w:r>
      <w:r w:rsidR="00C41323">
        <w:rPr>
          <w:rFonts w:ascii="Arial" w:hAnsi="Arial" w:cs="Arial"/>
          <w:color w:val="000000"/>
          <w:sz w:val="24"/>
          <w:szCs w:val="24"/>
        </w:rPr>
        <w:t>o</w:t>
      </w:r>
      <w:proofErr w:type="spellEnd"/>
      <w:r w:rsidR="00C41323">
        <w:rPr>
          <w:rFonts w:ascii="Arial" w:hAnsi="Arial" w:cs="Arial"/>
          <w:color w:val="000000"/>
          <w:sz w:val="24"/>
          <w:szCs w:val="24"/>
        </w:rPr>
        <w:t xml:space="preserve"> pode gerar dentro da organização </w:t>
      </w:r>
      <w:r w:rsidR="008F7269">
        <w:rPr>
          <w:rFonts w:ascii="Arial" w:hAnsi="Arial" w:cs="Arial"/>
          <w:color w:val="000000"/>
          <w:sz w:val="24"/>
          <w:szCs w:val="24"/>
        </w:rPr>
        <w:t>são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inúmeros, visto que esta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 pode estar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baseada </w:t>
      </w:r>
      <w:r w:rsidR="00C41323">
        <w:rPr>
          <w:rFonts w:ascii="Arial" w:hAnsi="Arial" w:cs="Arial"/>
          <w:color w:val="000000"/>
          <w:sz w:val="24"/>
          <w:szCs w:val="24"/>
        </w:rPr>
        <w:t>em jogos, psicologia, ma</w:t>
      </w:r>
      <w:r w:rsidR="008F7269">
        <w:rPr>
          <w:rFonts w:ascii="Arial" w:hAnsi="Arial" w:cs="Arial"/>
          <w:color w:val="000000"/>
          <w:sz w:val="24"/>
          <w:szCs w:val="24"/>
        </w:rPr>
        <w:t>rketing, dentre outras áreas. Há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muitos estudos relacionados ao ser humano que se aprofundam em como motivar e atrair cada vez mais</w:t>
      </w:r>
      <w:r w:rsidR="00EE54FB">
        <w:rPr>
          <w:rFonts w:ascii="Arial" w:hAnsi="Arial" w:cs="Arial"/>
          <w:color w:val="000000"/>
          <w:sz w:val="24"/>
          <w:szCs w:val="24"/>
        </w:rPr>
        <w:t xml:space="preserve"> a atenção e o interesse das pessoas para um certo tema</w:t>
      </w:r>
      <w:r w:rsidR="00C41323">
        <w:rPr>
          <w:rFonts w:ascii="Arial" w:hAnsi="Arial" w:cs="Arial"/>
          <w:color w:val="000000"/>
          <w:sz w:val="24"/>
          <w:szCs w:val="24"/>
        </w:rPr>
        <w:t xml:space="preserve"> e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41323">
        <w:rPr>
          <w:rFonts w:ascii="Arial" w:hAnsi="Arial" w:cs="Arial"/>
          <w:color w:val="000000"/>
          <w:sz w:val="24"/>
          <w:szCs w:val="24"/>
        </w:rPr>
        <w:t>é uma área emergente que vem tomando forma e que se mostra uma ferramenta eficaz no que tange a esses dois aspectos. O intuito é possibilitar desenvolvimento individual e coletivo dos colaboradores de uma organização, garantindo melhores desempenhos.</w:t>
      </w:r>
    </w:p>
    <w:p w14:paraId="5BF3B86F" w14:textId="54F0BC19" w:rsidR="00944F40" w:rsidRDefault="00AD50CE" w:rsidP="00944F40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4</w:t>
      </w:r>
      <w:r w:rsidR="00944F40" w:rsidRPr="00F44B1A">
        <w:rPr>
          <w:rFonts w:ascii="Arial" w:hAnsi="Arial" w:cs="Arial"/>
          <w:szCs w:val="24"/>
        </w:rPr>
        <w:t xml:space="preserve"> </w:t>
      </w:r>
      <w:r w:rsidR="00944F40">
        <w:rPr>
          <w:rFonts w:ascii="Arial" w:hAnsi="Arial" w:cs="Arial"/>
          <w:b/>
          <w:szCs w:val="24"/>
        </w:rPr>
        <w:t>FERRAMENTA</w:t>
      </w:r>
      <w:r w:rsidR="00944F40" w:rsidRPr="00F44B1A">
        <w:rPr>
          <w:rFonts w:ascii="Arial" w:hAnsi="Arial" w:cs="Arial"/>
          <w:b/>
          <w:szCs w:val="24"/>
        </w:rPr>
        <w:t xml:space="preserve"> </w:t>
      </w:r>
    </w:p>
    <w:p w14:paraId="2FF754B0" w14:textId="77777777" w:rsidR="00B21422" w:rsidRPr="00B21422" w:rsidRDefault="00B21422" w:rsidP="00B21422"/>
    <w:p w14:paraId="4DB6C72A" w14:textId="165EBC41" w:rsidR="00815A48" w:rsidRPr="001C4DC8" w:rsidRDefault="00815A48" w:rsidP="00D54555">
      <w:pPr>
        <w:widowControl w:val="0"/>
        <w:suppressAutoHyphens w:val="0"/>
        <w:autoSpaceDE w:val="0"/>
        <w:autoSpaceDN w:val="0"/>
        <w:adjustRightInd w:val="0"/>
        <w:spacing w:after="24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4555">
        <w:rPr>
          <w:rFonts w:ascii="Arial" w:hAnsi="Arial" w:cs="Arial"/>
          <w:color w:val="1D262A"/>
          <w:sz w:val="24"/>
          <w:szCs w:val="24"/>
        </w:rPr>
        <w:t>Este capítulo trata da especificação e contextualização da ferramenta Jornada do Gerente</w:t>
      </w:r>
      <w:r w:rsidRPr="00D54555">
        <w:rPr>
          <w:rFonts w:ascii="MS Mincho" w:eastAsia="MS Mincho" w:hAnsi="MS Mincho" w:cs="MS Mincho"/>
          <w:color w:val="1D262A"/>
          <w:sz w:val="24"/>
          <w:szCs w:val="24"/>
        </w:rPr>
        <w:t> </w:t>
      </w:r>
      <w:proofErr w:type="gramStart"/>
      <w:r w:rsidRPr="00D54555">
        <w:rPr>
          <w:rFonts w:ascii="Arial" w:hAnsi="Arial" w:cs="Arial"/>
          <w:color w:val="1D262A"/>
          <w:sz w:val="24"/>
          <w:szCs w:val="24"/>
        </w:rPr>
        <w:t>que</w:t>
      </w:r>
      <w:proofErr w:type="gramEnd"/>
      <w:r w:rsidRPr="00D54555">
        <w:rPr>
          <w:rFonts w:ascii="Arial" w:hAnsi="Arial" w:cs="Arial"/>
          <w:color w:val="1D262A"/>
          <w:sz w:val="24"/>
          <w:szCs w:val="24"/>
        </w:rPr>
        <w:t xml:space="preserve"> utiliza alguns dos elementos dos jogos descritos no Capítulo 4 e é composta por uma parte web e a outra para dispositivos móveis. Além disso serão também descritas suas funcionalidades e a arquitetura da solução. </w:t>
      </w:r>
    </w:p>
    <w:p w14:paraId="3E78C006" w14:textId="171B3D76" w:rsidR="00B21422" w:rsidRPr="00904480" w:rsidRDefault="00AD50CE" w:rsidP="00B2142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="00B21422">
        <w:rPr>
          <w:rFonts w:ascii="Arial" w:hAnsi="Arial" w:cs="Arial"/>
          <w:b/>
          <w:sz w:val="24"/>
          <w:szCs w:val="24"/>
        </w:rPr>
        <w:t>.1 Contextualização</w:t>
      </w:r>
    </w:p>
    <w:p w14:paraId="396B8916" w14:textId="4C4D3B7F" w:rsidR="00944F40" w:rsidRPr="00623D7F" w:rsidRDefault="001A69C4" w:rsidP="001949A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b/>
          <w:color w:val="000000"/>
          <w:sz w:val="24"/>
          <w:szCs w:val="24"/>
        </w:rPr>
        <w:tab/>
      </w:r>
      <w:r w:rsidRPr="00623D7F">
        <w:rPr>
          <w:rFonts w:ascii="Arial" w:hAnsi="Arial" w:cs="Arial"/>
          <w:color w:val="000000"/>
          <w:sz w:val="24"/>
          <w:szCs w:val="24"/>
        </w:rPr>
        <w:t xml:space="preserve">O aplicativo Jornada do Gerente surgiu </w:t>
      </w:r>
      <w:r w:rsidR="001949AD" w:rsidRPr="00623D7F">
        <w:rPr>
          <w:rFonts w:ascii="Arial" w:hAnsi="Arial" w:cs="Arial"/>
          <w:color w:val="000000"/>
          <w:sz w:val="24"/>
          <w:szCs w:val="24"/>
        </w:rPr>
        <w:t>através de uma conversa com um gerente de projetos de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uma instituição pú</w:t>
      </w:r>
      <w:r w:rsidR="001949AD" w:rsidRPr="00623D7F">
        <w:rPr>
          <w:rFonts w:ascii="Arial" w:hAnsi="Arial" w:cs="Arial"/>
          <w:color w:val="000000"/>
          <w:sz w:val="24"/>
          <w:szCs w:val="24"/>
        </w:rPr>
        <w:t>blica.</w:t>
      </w:r>
      <w:r w:rsidR="000172B4" w:rsidRPr="00623D7F">
        <w:rPr>
          <w:rFonts w:ascii="Arial" w:hAnsi="Arial" w:cs="Arial"/>
          <w:color w:val="000000"/>
          <w:sz w:val="24"/>
          <w:szCs w:val="24"/>
        </w:rPr>
        <w:t xml:space="preserve"> Tal gerente 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aplicou </w:t>
      </w:r>
      <w:r w:rsidR="00FA6586">
        <w:rPr>
          <w:rFonts w:ascii="Arial" w:hAnsi="Arial" w:cs="Arial"/>
          <w:color w:val="000000"/>
          <w:sz w:val="24"/>
          <w:szCs w:val="24"/>
        </w:rPr>
        <w:t>conceitos lúdicos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 no </w:t>
      </w:r>
      <w:r w:rsidR="00F72DC4" w:rsidRPr="00F72DC4">
        <w:rPr>
          <w:rFonts w:ascii="Arial" w:hAnsi="Arial" w:cs="Arial"/>
          <w:color w:val="000000"/>
          <w:sz w:val="24"/>
          <w:szCs w:val="24"/>
        </w:rPr>
        <w:t xml:space="preserve">processo de gerenciamento de projetos 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existente dentro dessa </w:t>
      </w:r>
      <w:r w:rsidR="00F72DC4" w:rsidRPr="00F72DC4">
        <w:rPr>
          <w:rFonts w:ascii="Arial" w:hAnsi="Arial" w:cs="Arial"/>
          <w:color w:val="000000"/>
          <w:sz w:val="24"/>
          <w:szCs w:val="24"/>
        </w:rPr>
        <w:t>instituição</w:t>
      </w:r>
      <w:r w:rsidR="00F72DC4">
        <w:rPr>
          <w:rFonts w:ascii="Arial" w:hAnsi="Arial" w:cs="Arial"/>
          <w:color w:val="000000"/>
          <w:sz w:val="24"/>
          <w:szCs w:val="24"/>
        </w:rPr>
        <w:t>, mudando o cenário de forma que se tornasse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</w:t>
      </w:r>
      <w:r w:rsidR="00305BF1">
        <w:rPr>
          <w:rFonts w:ascii="Arial" w:hAnsi="Arial" w:cs="Arial"/>
          <w:color w:val="000000"/>
          <w:sz w:val="24"/>
          <w:szCs w:val="24"/>
        </w:rPr>
        <w:t xml:space="preserve">um </w:t>
      </w:r>
      <w:r w:rsidR="00F5227F">
        <w:rPr>
          <w:rFonts w:ascii="Arial" w:hAnsi="Arial" w:cs="Arial"/>
          <w:color w:val="000000"/>
          <w:sz w:val="24"/>
          <w:szCs w:val="24"/>
        </w:rPr>
        <w:t>processo divertido.</w:t>
      </w:r>
      <w:r w:rsidR="00F72DC4">
        <w:rPr>
          <w:rFonts w:ascii="Arial" w:hAnsi="Arial" w:cs="Arial"/>
          <w:color w:val="000000"/>
          <w:sz w:val="24"/>
          <w:szCs w:val="24"/>
        </w:rPr>
        <w:t xml:space="preserve"> </w:t>
      </w:r>
      <w:r w:rsidR="00F5227F">
        <w:rPr>
          <w:rFonts w:ascii="Arial" w:hAnsi="Arial" w:cs="Arial"/>
          <w:color w:val="000000"/>
          <w:sz w:val="24"/>
          <w:szCs w:val="24"/>
        </w:rPr>
        <w:t>Contudo,</w:t>
      </w:r>
      <w:r w:rsidR="003C1CDE">
        <w:rPr>
          <w:rFonts w:ascii="Arial" w:hAnsi="Arial" w:cs="Arial"/>
          <w:color w:val="000000"/>
          <w:sz w:val="24"/>
          <w:szCs w:val="24"/>
        </w:rPr>
        <w:t xml:space="preserve"> a solução apresentada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 pelo gerente de projetos</w:t>
      </w:r>
      <w:r w:rsidR="002A1AC4">
        <w:rPr>
          <w:rFonts w:ascii="Arial" w:hAnsi="Arial" w:cs="Arial"/>
          <w:color w:val="000000"/>
          <w:sz w:val="24"/>
          <w:szCs w:val="24"/>
        </w:rPr>
        <w:t xml:space="preserve"> supracitado 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havia </w:t>
      </w:r>
      <w:r w:rsidR="00F72DC4">
        <w:rPr>
          <w:rFonts w:ascii="Arial" w:hAnsi="Arial" w:cs="Arial"/>
          <w:color w:val="000000"/>
          <w:sz w:val="24"/>
          <w:szCs w:val="24"/>
        </w:rPr>
        <w:t>algumas limitações</w:t>
      </w:r>
      <w:r w:rsidR="006A0DCA">
        <w:rPr>
          <w:rFonts w:ascii="Arial" w:hAnsi="Arial" w:cs="Arial"/>
          <w:color w:val="000000"/>
          <w:sz w:val="24"/>
          <w:szCs w:val="24"/>
        </w:rPr>
        <w:t xml:space="preserve"> que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</w:t>
      </w:r>
      <w:r w:rsidR="00F72DC4">
        <w:rPr>
          <w:rFonts w:ascii="Arial" w:hAnsi="Arial" w:cs="Arial"/>
          <w:color w:val="000000"/>
          <w:sz w:val="24"/>
          <w:szCs w:val="24"/>
        </w:rPr>
        <w:t>posteriormente foram vencidas com a criação do</w:t>
      </w:r>
      <w:r w:rsidR="00F5227F">
        <w:rPr>
          <w:rFonts w:ascii="Arial" w:hAnsi="Arial" w:cs="Arial"/>
          <w:color w:val="000000"/>
          <w:sz w:val="24"/>
          <w:szCs w:val="24"/>
        </w:rPr>
        <w:t xml:space="preserve"> aplicativo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>.</w:t>
      </w:r>
    </w:p>
    <w:p w14:paraId="6D76E1D6" w14:textId="11225439" w:rsidR="001A69C4" w:rsidRPr="00623D7F" w:rsidRDefault="001A69C4" w:rsidP="001949A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color w:val="000000"/>
          <w:sz w:val="24"/>
          <w:szCs w:val="24"/>
        </w:rPr>
        <w:tab/>
      </w:r>
      <w:r w:rsidR="003A6E1E">
        <w:rPr>
          <w:rFonts w:ascii="Arial" w:hAnsi="Arial" w:cs="Arial"/>
          <w:color w:val="000000"/>
          <w:sz w:val="24"/>
          <w:szCs w:val="24"/>
        </w:rPr>
        <w:t>Através d</w:t>
      </w:r>
      <w:r w:rsidRPr="00623D7F">
        <w:rPr>
          <w:rFonts w:ascii="Arial" w:hAnsi="Arial" w:cs="Arial"/>
          <w:color w:val="000000"/>
          <w:sz w:val="24"/>
          <w:szCs w:val="24"/>
        </w:rPr>
        <w:t>o uso da tecnologia, observou-</w:t>
      </w:r>
      <w:r w:rsidR="00F72DC4" w:rsidRPr="00623D7F">
        <w:rPr>
          <w:rFonts w:ascii="Arial" w:hAnsi="Arial" w:cs="Arial"/>
          <w:color w:val="000000"/>
          <w:sz w:val="24"/>
          <w:szCs w:val="24"/>
        </w:rPr>
        <w:t xml:space="preserve">se uma oportunidade </w:t>
      </w:r>
      <w:r w:rsidRPr="00623D7F">
        <w:rPr>
          <w:rFonts w:ascii="Arial" w:hAnsi="Arial" w:cs="Arial"/>
          <w:color w:val="000000"/>
          <w:sz w:val="24"/>
          <w:szCs w:val="24"/>
        </w:rPr>
        <w:t>para aprimorar e ampliar a ideia anteriormente proposta</w:t>
      </w:r>
      <w:r w:rsidR="007C5B5A">
        <w:rPr>
          <w:rFonts w:ascii="Arial" w:hAnsi="Arial" w:cs="Arial"/>
          <w:color w:val="000000"/>
          <w:sz w:val="24"/>
          <w:szCs w:val="24"/>
        </w:rPr>
        <w:t>, criando-se um jogo que estendesse e aprimorasse os conceitos lúdicos aplicados ao processo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. </w:t>
      </w:r>
      <w:r w:rsidR="007C5B5A">
        <w:rPr>
          <w:rFonts w:ascii="Arial" w:hAnsi="Arial" w:cs="Arial"/>
          <w:color w:val="000000"/>
          <w:sz w:val="24"/>
          <w:szCs w:val="24"/>
        </w:rPr>
        <w:t>Além do</w:t>
      </w:r>
      <w:r w:rsidR="007C5B5A"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cenário da instituição 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ser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>totalmente propí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cio para </w:t>
      </w:r>
      <w:r w:rsidR="003A6E1E">
        <w:rPr>
          <w:rFonts w:ascii="Arial" w:hAnsi="Arial" w:cs="Arial"/>
          <w:color w:val="000000"/>
          <w:sz w:val="24"/>
          <w:szCs w:val="24"/>
        </w:rPr>
        <w:t>tanto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, </w:t>
      </w:r>
      <w:r w:rsidR="007C5B5A">
        <w:rPr>
          <w:rFonts w:ascii="Arial" w:hAnsi="Arial" w:cs="Arial"/>
          <w:color w:val="000000"/>
          <w:sz w:val="24"/>
          <w:szCs w:val="24"/>
        </w:rPr>
        <w:t>essa</w:t>
      </w:r>
      <w:r w:rsidR="007C5B5A"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</w:rPr>
        <w:t>visão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diferenciada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 poderia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 xml:space="preserve">ser </w:t>
      </w:r>
      <w:r w:rsidR="007C5B5A">
        <w:rPr>
          <w:rFonts w:ascii="Arial" w:hAnsi="Arial" w:cs="Arial"/>
          <w:color w:val="000000"/>
          <w:sz w:val="24"/>
          <w:szCs w:val="24"/>
        </w:rPr>
        <w:t xml:space="preserve">replicada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>em qualquer empresa que possu</w:t>
      </w:r>
      <w:r w:rsidR="007C5B5A">
        <w:rPr>
          <w:rFonts w:ascii="Arial" w:hAnsi="Arial" w:cs="Arial"/>
          <w:color w:val="000000"/>
          <w:sz w:val="24"/>
          <w:szCs w:val="24"/>
        </w:rPr>
        <w:t>ísse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um </w:t>
      </w:r>
      <w:r w:rsidR="00F5227F" w:rsidRPr="00623D7F">
        <w:rPr>
          <w:rFonts w:ascii="Arial" w:hAnsi="Arial" w:cs="Arial"/>
          <w:color w:val="000000"/>
          <w:sz w:val="24"/>
          <w:szCs w:val="24"/>
        </w:rPr>
        <w:t xml:space="preserve">processo </w:t>
      </w:r>
      <w:r w:rsidR="005C1765" w:rsidRPr="00623D7F">
        <w:rPr>
          <w:rFonts w:ascii="Arial" w:hAnsi="Arial" w:cs="Arial"/>
          <w:color w:val="000000"/>
          <w:sz w:val="24"/>
          <w:szCs w:val="24"/>
        </w:rPr>
        <w:t>ou trabalho</w:t>
      </w:r>
      <w:r w:rsidR="009D25B9" w:rsidRPr="00623D7F">
        <w:rPr>
          <w:rFonts w:ascii="Arial" w:hAnsi="Arial" w:cs="Arial"/>
          <w:color w:val="000000"/>
          <w:sz w:val="24"/>
          <w:szCs w:val="24"/>
        </w:rPr>
        <w:t xml:space="preserve"> repetitivo, com um conjunto de atividades estruturadas e definidas.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04C2CE93" w14:textId="6D05C81A" w:rsidR="00623D7F" w:rsidRPr="00623D7F" w:rsidRDefault="009D25B9" w:rsidP="001C4DC8">
      <w:pPr>
        <w:suppressAutoHyphens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3D7F">
        <w:rPr>
          <w:rFonts w:ascii="Arial" w:hAnsi="Arial" w:cs="Arial"/>
          <w:color w:val="000000"/>
          <w:sz w:val="24"/>
          <w:szCs w:val="24"/>
        </w:rPr>
        <w:t xml:space="preserve">A </w:t>
      </w:r>
      <w:r w:rsidR="005C1765" w:rsidRPr="00623D7F">
        <w:rPr>
          <w:rFonts w:ascii="Arial" w:hAnsi="Arial" w:cs="Arial"/>
          <w:color w:val="000000"/>
          <w:sz w:val="24"/>
          <w:szCs w:val="24"/>
        </w:rPr>
        <w:t xml:space="preserve">repartição pública em questão 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utiliza o </w:t>
      </w:r>
      <w:r w:rsidRPr="001C4DC8">
        <w:rPr>
          <w:rFonts w:ascii="Arial" w:hAnsi="Arial" w:cs="Arial"/>
          <w:color w:val="000000"/>
          <w:sz w:val="24"/>
          <w:szCs w:val="24"/>
        </w:rPr>
        <w:t>software</w:t>
      </w:r>
      <w:r w:rsidRPr="00623D7F">
        <w:rPr>
          <w:rFonts w:ascii="Arial" w:hAnsi="Arial" w:cs="Arial"/>
          <w:color w:val="000000"/>
          <w:sz w:val="24"/>
          <w:szCs w:val="24"/>
        </w:rPr>
        <w:t xml:space="preserve"> </w:t>
      </w:r>
      <w:r w:rsidRPr="001C4DC8">
        <w:rPr>
          <w:rFonts w:ascii="Arial" w:hAnsi="Arial" w:cs="Arial"/>
          <w:color w:val="000000"/>
          <w:sz w:val="24"/>
          <w:szCs w:val="24"/>
          <w:shd w:val="clear" w:color="auto" w:fill="FFFFFF"/>
        </w:rPr>
        <w:t>Microsoft SharePoint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guardar e compartilhar conteúdo corporativo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associado ao gerenciamento de projetos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>Em particular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, o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Sharepoint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é uma ferramenta para gerenciar conteúdo online,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criar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aplicações 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e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sites</w:t>
      </w:r>
      <w:r w:rsidR="004A1F8D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  <w:r w:rsidR="00623D7F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407B8C62" w14:textId="4C183454" w:rsidR="009D25B9" w:rsidRPr="00623D7F" w:rsidRDefault="00623D7F" w:rsidP="001C4DC8">
      <w:pPr>
        <w:suppressAutoHyphens w:val="0"/>
        <w:spacing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Desta forma, 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proposta inicial foi desenvolver um aplicativo que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consumi</w:t>
      </w:r>
      <w:r w:rsidR="00887DA5">
        <w:rPr>
          <w:rFonts w:ascii="Arial" w:hAnsi="Arial" w:cs="Arial"/>
          <w:color w:val="000000"/>
          <w:sz w:val="24"/>
          <w:szCs w:val="24"/>
          <w:shd w:val="clear" w:color="auto" w:fill="FFFFFF"/>
        </w:rPr>
        <w:t>sse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informações do </w:t>
      </w:r>
      <w:r w:rsidRPr="00623D7F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SharePoint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como por exemplo as informações dos projetos e dos usuários da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organização.</w:t>
      </w:r>
      <w:r w:rsidR="005C1765"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8E20BA">
        <w:rPr>
          <w:rFonts w:ascii="Arial" w:hAnsi="Arial" w:cs="Arial"/>
          <w:color w:val="000000"/>
          <w:sz w:val="24"/>
          <w:szCs w:val="24"/>
          <w:shd w:val="clear" w:color="auto" w:fill="FFFFFF"/>
        </w:rPr>
        <w:t>Sendo tal organização,</w:t>
      </w:r>
      <w:r w:rsidR="005C1765">
        <w:rPr>
          <w:rFonts w:ascii="Arial" w:hAnsi="Arial" w:cs="Arial"/>
          <w:color w:val="000000"/>
          <w:sz w:val="24"/>
          <w:szCs w:val="24"/>
        </w:rPr>
        <w:t xml:space="preserve"> ambiente para a pesquisa e coleta de informações </w:t>
      </w:r>
      <w:r w:rsidR="00EE01AD">
        <w:rPr>
          <w:rFonts w:ascii="Arial" w:hAnsi="Arial" w:cs="Arial"/>
          <w:color w:val="000000"/>
          <w:sz w:val="24"/>
          <w:szCs w:val="24"/>
        </w:rPr>
        <w:t>necessárias e utilizadas na solução proposta</w:t>
      </w:r>
      <w:r w:rsidR="005C1765">
        <w:rPr>
          <w:rFonts w:ascii="Arial" w:hAnsi="Arial" w:cs="Arial"/>
          <w:color w:val="000000"/>
          <w:sz w:val="24"/>
          <w:szCs w:val="24"/>
        </w:rPr>
        <w:t>.</w:t>
      </w:r>
      <w:r w:rsidR="00EE01AD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5EC5612B" w14:textId="77777777" w:rsidR="004A1F8D" w:rsidRPr="00623D7F" w:rsidRDefault="004A1F8D" w:rsidP="001949AD">
      <w:pPr>
        <w:suppressAutoHyphens w:val="0"/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623D7F"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</w:p>
    <w:p w14:paraId="552D9918" w14:textId="77777777" w:rsidR="009D25B9" w:rsidRDefault="009D25B9" w:rsidP="00944F40">
      <w:pPr>
        <w:spacing w:line="360" w:lineRule="auto"/>
        <w:jc w:val="both"/>
        <w:rPr>
          <w:ins w:id="33" w:author="Saulo Medeiros Guerreiro" w:date="2017-11-06T18:13:00Z"/>
          <w:rFonts w:ascii="Arial" w:hAnsi="Arial" w:cs="Arial"/>
          <w:sz w:val="24"/>
          <w:szCs w:val="24"/>
        </w:rPr>
      </w:pPr>
    </w:p>
    <w:p w14:paraId="6E2A8ECE" w14:textId="77777777" w:rsidR="007B5BF4" w:rsidRDefault="007B5BF4" w:rsidP="00944F40">
      <w:pPr>
        <w:spacing w:line="360" w:lineRule="auto"/>
        <w:jc w:val="both"/>
        <w:rPr>
          <w:ins w:id="34" w:author="Saulo Medeiros Guerreiro" w:date="2017-11-06T18:13:00Z"/>
          <w:rFonts w:ascii="Arial" w:hAnsi="Arial" w:cs="Arial"/>
          <w:sz w:val="24"/>
          <w:szCs w:val="24"/>
        </w:rPr>
      </w:pPr>
    </w:p>
    <w:p w14:paraId="79A58CD0" w14:textId="77777777" w:rsidR="007B5BF4" w:rsidRDefault="007B5BF4" w:rsidP="00944F40">
      <w:pPr>
        <w:spacing w:line="360" w:lineRule="auto"/>
        <w:jc w:val="both"/>
        <w:rPr>
          <w:ins w:id="35" w:author="Saulo Medeiros Guerreiro" w:date="2017-11-06T18:13:00Z"/>
          <w:rFonts w:ascii="Arial" w:hAnsi="Arial" w:cs="Arial"/>
          <w:sz w:val="24"/>
          <w:szCs w:val="24"/>
        </w:rPr>
      </w:pPr>
    </w:p>
    <w:p w14:paraId="5F18067D" w14:textId="77777777" w:rsidR="007B5BF4" w:rsidRPr="001A69C4" w:rsidRDefault="007B5BF4" w:rsidP="00944F4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570BD4" w14:textId="3B607D8A" w:rsidR="00944F40" w:rsidRPr="00904480" w:rsidRDefault="00AD50CE" w:rsidP="00944F40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</w:t>
      </w:r>
      <w:r w:rsidR="00B21422">
        <w:rPr>
          <w:rFonts w:ascii="Arial" w:hAnsi="Arial" w:cs="Arial"/>
          <w:b/>
          <w:sz w:val="24"/>
          <w:szCs w:val="24"/>
        </w:rPr>
        <w:t>.2</w:t>
      </w:r>
      <w:r w:rsidR="00944F40">
        <w:rPr>
          <w:rFonts w:ascii="Arial" w:hAnsi="Arial" w:cs="Arial"/>
          <w:b/>
          <w:sz w:val="24"/>
          <w:szCs w:val="24"/>
        </w:rPr>
        <w:t xml:space="preserve"> Especificação</w:t>
      </w:r>
    </w:p>
    <w:p w14:paraId="136DA341" w14:textId="77777777" w:rsidR="00944F40" w:rsidRDefault="00944F40" w:rsidP="00944F4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01CA2EB" w14:textId="15CCB11F" w:rsidR="00276714" w:rsidRPr="000E030F" w:rsidRDefault="00944F40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 xml:space="preserve">O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objetivo 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 xml:space="preserve">do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aplicativo Jornada do Gerente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>é melhorar o acompanhamento dos projetos por gerentes, clientes e patrocinadores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 além de promover a reciclagem de conhecimentos dos gerentes, por meio de desafios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, que correspondem a 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>missões que englobam jogos de perguntas e respostas com diferentes níveis de dificuldade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026CA7" w:rsidRPr="000E030F">
        <w:rPr>
          <w:rFonts w:ascii="Arial" w:hAnsi="Arial" w:cs="Arial"/>
          <w:color w:val="000000"/>
          <w:sz w:val="24"/>
          <w:szCs w:val="24"/>
        </w:rPr>
        <w:t xml:space="preserve"> com ou sem limitação de tempo e disponibilizando as lições aprendidas</w:t>
      </w:r>
      <w:r w:rsidRPr="000E030F">
        <w:rPr>
          <w:rFonts w:ascii="Arial" w:hAnsi="Arial" w:cs="Arial"/>
          <w:color w:val="000000"/>
          <w:sz w:val="24"/>
          <w:szCs w:val="24"/>
        </w:rPr>
        <w:t>.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>O Jornada do Gerente é divid</w:t>
      </w:r>
      <w:r w:rsidR="003A19C5">
        <w:rPr>
          <w:rFonts w:ascii="Arial" w:hAnsi="Arial" w:cs="Arial"/>
          <w:color w:val="000000"/>
          <w:sz w:val="24"/>
          <w:szCs w:val="24"/>
        </w:rPr>
        <w:t>id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>o em duas áreas de acesso, um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>a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 xml:space="preserve"> para os gerentes de projeto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>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onde é 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>necessário informar a matrícula e a senha do mesmo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AA61AC" w:rsidRPr="000E030F">
        <w:rPr>
          <w:rFonts w:ascii="Arial" w:hAnsi="Arial" w:cs="Arial"/>
          <w:color w:val="000000"/>
          <w:sz w:val="24"/>
          <w:szCs w:val="24"/>
        </w:rPr>
        <w:t xml:space="preserve"> e outra</w:t>
      </w:r>
      <w:r w:rsidR="00AC2AE1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>para as partes interessadas</w:t>
      </w:r>
      <w:r w:rsidR="003A19C5">
        <w:rPr>
          <w:rFonts w:ascii="Arial" w:hAnsi="Arial" w:cs="Arial"/>
          <w:color w:val="000000"/>
          <w:sz w:val="24"/>
          <w:szCs w:val="24"/>
        </w:rPr>
        <w:t>,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A19C5">
        <w:rPr>
          <w:rFonts w:ascii="Arial" w:hAnsi="Arial" w:cs="Arial"/>
          <w:color w:val="000000"/>
          <w:sz w:val="24"/>
          <w:szCs w:val="24"/>
        </w:rPr>
        <w:t xml:space="preserve">cujo </w:t>
      </w:r>
      <w:r w:rsidR="00574662" w:rsidRPr="000E030F">
        <w:rPr>
          <w:rFonts w:ascii="Arial" w:hAnsi="Arial" w:cs="Arial"/>
          <w:color w:val="000000"/>
          <w:sz w:val="24"/>
          <w:szCs w:val="24"/>
        </w:rPr>
        <w:t>acesso é livre</w:t>
      </w:r>
      <w:r w:rsidR="00645C59" w:rsidRPr="000E030F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15A2F4F4" w14:textId="579C5268" w:rsidR="000527AA" w:rsidRDefault="00645C59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 xml:space="preserve">No que tange </w:t>
      </w:r>
      <w:r w:rsidR="00313B8E">
        <w:rPr>
          <w:rFonts w:ascii="Arial" w:hAnsi="Arial" w:cs="Arial"/>
          <w:color w:val="000000"/>
          <w:sz w:val="24"/>
          <w:szCs w:val="24"/>
        </w:rPr>
        <w:t>à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área destinada aos gerentes de 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>projeto, o sistema possui as seguintes funcionalidade</w:t>
      </w:r>
      <w:r w:rsidR="00313B8E">
        <w:rPr>
          <w:rFonts w:ascii="Arial" w:hAnsi="Arial" w:cs="Arial"/>
          <w:color w:val="000000"/>
          <w:sz w:val="24"/>
          <w:szCs w:val="24"/>
        </w:rPr>
        <w:t>s</w:t>
      </w:r>
      <w:r w:rsidR="00276714" w:rsidRPr="000E030F">
        <w:rPr>
          <w:rFonts w:ascii="Arial" w:hAnsi="Arial" w:cs="Arial"/>
          <w:color w:val="000000"/>
          <w:sz w:val="24"/>
          <w:szCs w:val="24"/>
        </w:rPr>
        <w:t>: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79BF78E" w14:textId="77777777" w:rsidR="00193E4D" w:rsidRDefault="00193E4D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Aderir a uma missão;</w:t>
      </w:r>
    </w:p>
    <w:p w14:paraId="2574BDEE" w14:textId="77777777" w:rsidR="00193E4D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Acompanhar o</w:t>
      </w:r>
      <w:r w:rsidR="00193E4D">
        <w:rPr>
          <w:rFonts w:ascii="Arial" w:hAnsi="Arial" w:cs="Arial"/>
          <w:color w:val="000000"/>
          <w:sz w:val="24"/>
          <w:szCs w:val="24"/>
        </w:rPr>
        <w:t xml:space="preserve"> andamento de um projeto;</w:t>
      </w:r>
    </w:p>
    <w:p w14:paraId="0AA727E9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todos os projetos gerenciados pelo gerente;</w:t>
      </w:r>
    </w:p>
    <w:p w14:paraId="49B2BDF5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Visualizar as informações de um projeto;</w:t>
      </w:r>
    </w:p>
    <w:p w14:paraId="692E2F33" w14:textId="77777777" w:rsidR="00852872" w:rsidRDefault="00852872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Exibir o perfil de um gerente;</w:t>
      </w:r>
    </w:p>
    <w:p w14:paraId="2BD5B782" w14:textId="77777777" w:rsidR="00852872" w:rsidRDefault="00AF157C" w:rsidP="00193E4D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Enviar</w:t>
      </w:r>
      <w:r w:rsidR="00852872">
        <w:rPr>
          <w:rFonts w:ascii="Arial" w:hAnsi="Arial" w:cs="Arial"/>
          <w:color w:val="000000"/>
          <w:sz w:val="24"/>
          <w:szCs w:val="24"/>
        </w:rPr>
        <w:t xml:space="preserve"> dúvidas;</w:t>
      </w:r>
    </w:p>
    <w:p w14:paraId="40EDB2FE" w14:textId="77777777" w:rsidR="00852872" w:rsidRDefault="00852872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Escolher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avatar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</w:t>
      </w:r>
    </w:p>
    <w:p w14:paraId="79F8A006" w14:textId="77777777" w:rsidR="00123AD8" w:rsidRDefault="00A90C4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Mostrar</w:t>
      </w:r>
      <w:r w:rsidR="00123AD8">
        <w:rPr>
          <w:rFonts w:ascii="Arial" w:hAnsi="Arial" w:cs="Arial"/>
          <w:color w:val="000000"/>
          <w:sz w:val="24"/>
          <w:szCs w:val="24"/>
        </w:rPr>
        <w:t xml:space="preserve"> </w:t>
      </w:r>
      <w:r w:rsidR="00123AD8" w:rsidRPr="00123AD8">
        <w:rPr>
          <w:rFonts w:ascii="Arial" w:hAnsi="Arial" w:cs="Arial"/>
          <w:i/>
          <w:color w:val="000000"/>
          <w:sz w:val="24"/>
          <w:szCs w:val="24"/>
        </w:rPr>
        <w:t>ranking</w:t>
      </w:r>
      <w:r w:rsidR="00123AD8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123AD8">
        <w:rPr>
          <w:rFonts w:ascii="Arial" w:hAnsi="Arial" w:cs="Arial"/>
          <w:color w:val="000000"/>
          <w:sz w:val="24"/>
          <w:szCs w:val="24"/>
        </w:rPr>
        <w:t>dos gerentes de projetos</w:t>
      </w:r>
      <w:r w:rsidR="001E0E48">
        <w:rPr>
          <w:rFonts w:ascii="Arial" w:hAnsi="Arial" w:cs="Arial"/>
          <w:color w:val="000000"/>
          <w:sz w:val="24"/>
          <w:szCs w:val="24"/>
        </w:rPr>
        <w:t>;</w:t>
      </w:r>
    </w:p>
    <w:p w14:paraId="521FF9A5" w14:textId="77777777" w:rsidR="00D14618" w:rsidRDefault="00D1461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todos os projetos disponíveis na organização</w:t>
      </w:r>
      <w:r w:rsidR="001E0E48">
        <w:rPr>
          <w:rFonts w:ascii="Arial" w:hAnsi="Arial" w:cs="Arial"/>
          <w:color w:val="000000"/>
          <w:sz w:val="24"/>
          <w:szCs w:val="24"/>
        </w:rPr>
        <w:t>;</w:t>
      </w:r>
    </w:p>
    <w:p w14:paraId="2FB90556" w14:textId="77777777" w:rsidR="001E0E48" w:rsidRDefault="001E0E48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</w:t>
      </w:r>
      <w:r w:rsidRPr="000E030F">
        <w:rPr>
          <w:rFonts w:ascii="Arial" w:hAnsi="Arial" w:cs="Arial"/>
          <w:color w:val="000000"/>
          <w:sz w:val="24"/>
          <w:szCs w:val="24"/>
        </w:rPr>
        <w:t>esquisar os projetos pelo seu número ou pelo nome</w:t>
      </w:r>
      <w:r>
        <w:rPr>
          <w:rFonts w:ascii="Arial" w:hAnsi="Arial" w:cs="Arial"/>
          <w:color w:val="000000"/>
          <w:sz w:val="24"/>
          <w:szCs w:val="24"/>
        </w:rPr>
        <w:t xml:space="preserve"> do gerente</w:t>
      </w:r>
      <w:r w:rsidR="00C054E7">
        <w:rPr>
          <w:rFonts w:ascii="Arial" w:hAnsi="Arial" w:cs="Arial"/>
          <w:color w:val="000000"/>
          <w:sz w:val="24"/>
          <w:szCs w:val="24"/>
        </w:rPr>
        <w:t>;</w:t>
      </w:r>
    </w:p>
    <w:p w14:paraId="680E7846" w14:textId="77777777" w:rsidR="00C054E7" w:rsidRDefault="00C054E7" w:rsidP="00123AD8">
      <w:pPr>
        <w:pStyle w:val="NormalWeb"/>
        <w:numPr>
          <w:ilvl w:val="0"/>
          <w:numId w:val="12"/>
        </w:numPr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Acessar o aplicativo com ou sem conta</w:t>
      </w:r>
    </w:p>
    <w:p w14:paraId="0E2912F0" w14:textId="77777777" w:rsidR="00D67E24" w:rsidRPr="00123AD8" w:rsidRDefault="00D67E24" w:rsidP="00D67E24">
      <w:pPr>
        <w:pStyle w:val="NormalWeb"/>
        <w:suppressAutoHyphens w:val="0"/>
        <w:spacing w:before="0" w:after="0" w:line="360" w:lineRule="auto"/>
        <w:ind w:left="142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8C83E2E" w14:textId="77777777" w:rsidR="00193E4D" w:rsidRDefault="00193E4D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As funcionalidades citadas acima </w:t>
      </w:r>
      <w:r w:rsidR="00D60E66">
        <w:rPr>
          <w:rFonts w:ascii="Arial" w:hAnsi="Arial" w:cs="Arial"/>
          <w:color w:val="000000"/>
          <w:sz w:val="24"/>
          <w:szCs w:val="24"/>
        </w:rPr>
        <w:t>estão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D60E66">
        <w:rPr>
          <w:rFonts w:ascii="Arial" w:hAnsi="Arial" w:cs="Arial"/>
          <w:color w:val="000000"/>
          <w:sz w:val="24"/>
          <w:szCs w:val="24"/>
        </w:rPr>
        <w:t>disponíveis</w:t>
      </w:r>
      <w:r>
        <w:rPr>
          <w:rFonts w:ascii="Arial" w:hAnsi="Arial" w:cs="Arial"/>
          <w:color w:val="000000"/>
          <w:sz w:val="24"/>
          <w:szCs w:val="24"/>
        </w:rPr>
        <w:t xml:space="preserve"> nas diversas telas do aplicativo, as quais </w:t>
      </w:r>
      <w:r w:rsidR="00D60E66">
        <w:rPr>
          <w:rFonts w:ascii="Arial" w:hAnsi="Arial" w:cs="Arial"/>
          <w:color w:val="000000"/>
          <w:sz w:val="24"/>
          <w:szCs w:val="24"/>
        </w:rPr>
        <w:t>são</w:t>
      </w:r>
      <w:r>
        <w:rPr>
          <w:rFonts w:ascii="Arial" w:hAnsi="Arial" w:cs="Arial"/>
          <w:color w:val="000000"/>
          <w:sz w:val="24"/>
          <w:szCs w:val="24"/>
        </w:rPr>
        <w:t xml:space="preserve"> apresentadas a seguir.</w:t>
      </w:r>
    </w:p>
    <w:p w14:paraId="15063F02" w14:textId="77777777" w:rsidR="00193E4D" w:rsidRDefault="00193E4D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BABF077" w14:textId="77777777" w:rsidR="00535950" w:rsidRPr="0024293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>Figura 4</w:t>
      </w:r>
      <w:r w:rsidR="00535950" w:rsidRPr="00242935">
        <w:rPr>
          <w:rFonts w:ascii="Arial" w:hAnsi="Arial" w:cs="Arial"/>
          <w:b/>
          <w:color w:val="000000"/>
        </w:rPr>
        <w:t>.</w:t>
      </w:r>
      <w:r w:rsidR="00535950" w:rsidRPr="00242935">
        <w:rPr>
          <w:rFonts w:ascii="Arial" w:hAnsi="Arial" w:cs="Arial"/>
          <w:color w:val="000000"/>
        </w:rPr>
        <w:t xml:space="preserve"> Tela de </w:t>
      </w:r>
      <w:proofErr w:type="spellStart"/>
      <w:r w:rsidR="00C218F5">
        <w:rPr>
          <w:rFonts w:ascii="Arial" w:hAnsi="Arial" w:cs="Arial"/>
          <w:i/>
          <w:color w:val="000000"/>
        </w:rPr>
        <w:t>l</w:t>
      </w:r>
      <w:r w:rsidR="00535950" w:rsidRPr="00242935">
        <w:rPr>
          <w:rFonts w:ascii="Arial" w:hAnsi="Arial" w:cs="Arial"/>
          <w:i/>
          <w:color w:val="000000"/>
        </w:rPr>
        <w:t>ogin</w:t>
      </w:r>
      <w:proofErr w:type="spellEnd"/>
      <w:r w:rsidR="00C218F5">
        <w:rPr>
          <w:rFonts w:ascii="Arial" w:hAnsi="Arial" w:cs="Arial"/>
          <w:color w:val="000000"/>
        </w:rPr>
        <w:t xml:space="preserve"> do a</w:t>
      </w:r>
      <w:r w:rsidR="00A10170">
        <w:rPr>
          <w:rFonts w:ascii="Arial" w:hAnsi="Arial" w:cs="Arial"/>
          <w:color w:val="000000"/>
        </w:rPr>
        <w:t>plicativo</w:t>
      </w:r>
      <w:ins w:id="36" w:author="Rafael Barbosa" w:date="2017-11-05T15:35:00Z">
        <w:r w:rsidR="00BF7182">
          <w:rPr>
            <w:rFonts w:ascii="Arial" w:hAnsi="Arial" w:cs="Arial"/>
            <w:color w:val="000000"/>
          </w:rPr>
          <w:t>.</w:t>
        </w:r>
      </w:ins>
    </w:p>
    <w:p w14:paraId="7E34DCAB" w14:textId="77777777" w:rsidR="00535950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568FB5" wp14:editId="176090DA">
            <wp:extent cx="3834878" cy="2160000"/>
            <wp:effectExtent l="0" t="0" r="635" b="0"/>
            <wp:docPr id="10" name="Imagem 10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7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8B59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75A8BFA7" w14:textId="77777777" w:rsidR="00535950" w:rsidRDefault="00535950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CD6034" w14:textId="4842EC3F" w:rsidR="004D5C4F" w:rsidRDefault="00535950" w:rsidP="00284B72">
      <w:pPr>
        <w:pStyle w:val="NormalWeb"/>
        <w:suppressAutoHyphens w:val="0"/>
        <w:spacing w:before="0" w:after="0" w:line="360" w:lineRule="auto"/>
        <w:ind w:left="708"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tela de </w:t>
      </w:r>
      <w:proofErr w:type="spellStart"/>
      <w:r>
        <w:rPr>
          <w:rFonts w:ascii="Arial" w:hAnsi="Arial" w:cs="Arial"/>
          <w:i/>
          <w:color w:val="000000"/>
          <w:sz w:val="24"/>
          <w:szCs w:val="24"/>
        </w:rPr>
        <w:t>l</w:t>
      </w:r>
      <w:r w:rsidRPr="00535950">
        <w:rPr>
          <w:rFonts w:ascii="Arial" w:hAnsi="Arial" w:cs="Arial"/>
          <w:i/>
          <w:color w:val="000000"/>
          <w:sz w:val="24"/>
          <w:szCs w:val="24"/>
        </w:rPr>
        <w:t>ogin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aplicativo, ilustrada na Fig</w:t>
      </w:r>
      <w:r w:rsidR="00AF063C">
        <w:rPr>
          <w:rFonts w:ascii="Arial" w:hAnsi="Arial" w:cs="Arial"/>
          <w:color w:val="000000"/>
          <w:sz w:val="24"/>
          <w:szCs w:val="24"/>
        </w:rPr>
        <w:t>ura 4</w:t>
      </w:r>
      <w:r w:rsidR="008444D4">
        <w:rPr>
          <w:rFonts w:ascii="Arial" w:hAnsi="Arial" w:cs="Arial"/>
          <w:color w:val="000000"/>
          <w:sz w:val="24"/>
          <w:szCs w:val="24"/>
        </w:rPr>
        <w:t xml:space="preserve">, 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proporciona ao usuário </w:t>
      </w:r>
      <w:r w:rsidR="00BF7182">
        <w:rPr>
          <w:rFonts w:ascii="Arial" w:hAnsi="Arial" w:cs="Arial"/>
          <w:color w:val="000000"/>
          <w:sz w:val="24"/>
          <w:szCs w:val="24"/>
        </w:rPr>
        <w:t>o preenchimento d</w:t>
      </w:r>
      <w:r w:rsidR="008444D4" w:rsidRPr="000E030F">
        <w:rPr>
          <w:rFonts w:ascii="Arial" w:hAnsi="Arial" w:cs="Arial"/>
          <w:color w:val="000000"/>
          <w:sz w:val="24"/>
          <w:szCs w:val="24"/>
        </w:rPr>
        <w:t xml:space="preserve">a matrícula e </w:t>
      </w:r>
      <w:r w:rsidR="00BF7182">
        <w:rPr>
          <w:rFonts w:ascii="Arial" w:hAnsi="Arial" w:cs="Arial"/>
          <w:color w:val="000000"/>
          <w:sz w:val="24"/>
          <w:szCs w:val="24"/>
        </w:rPr>
        <w:t>d</w:t>
      </w:r>
      <w:r w:rsidR="008444D4" w:rsidRPr="000E030F">
        <w:rPr>
          <w:rFonts w:ascii="Arial" w:hAnsi="Arial" w:cs="Arial"/>
          <w:color w:val="000000"/>
          <w:sz w:val="24"/>
          <w:szCs w:val="24"/>
        </w:rPr>
        <w:t>a senha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para entrar na área reservada </w:t>
      </w:r>
      <w:r w:rsidR="00BF7182">
        <w:rPr>
          <w:rFonts w:ascii="Arial" w:hAnsi="Arial" w:cs="Arial"/>
          <w:color w:val="000000"/>
          <w:sz w:val="24"/>
          <w:szCs w:val="24"/>
        </w:rPr>
        <w:t>a</w:t>
      </w:r>
      <w:r w:rsidR="00FC04B8">
        <w:rPr>
          <w:rFonts w:ascii="Arial" w:hAnsi="Arial" w:cs="Arial"/>
          <w:color w:val="000000"/>
          <w:sz w:val="24"/>
          <w:szCs w:val="24"/>
        </w:rPr>
        <w:t>os gerente</w:t>
      </w:r>
      <w:r w:rsidR="00284B72">
        <w:rPr>
          <w:rFonts w:ascii="Arial" w:hAnsi="Arial" w:cs="Arial"/>
          <w:color w:val="000000"/>
          <w:sz w:val="24"/>
          <w:szCs w:val="24"/>
        </w:rPr>
        <w:t>s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de projetos</w:t>
      </w:r>
      <w:r w:rsidR="00BF7182">
        <w:rPr>
          <w:rFonts w:ascii="Arial" w:hAnsi="Arial" w:cs="Arial"/>
          <w:color w:val="000000"/>
          <w:sz w:val="24"/>
          <w:szCs w:val="24"/>
        </w:rPr>
        <w:t>. Também é possível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 </w:t>
      </w:r>
      <w:r w:rsidR="00BF7182">
        <w:rPr>
          <w:rFonts w:ascii="Arial" w:hAnsi="Arial" w:cs="Arial"/>
          <w:color w:val="000000"/>
          <w:sz w:val="24"/>
          <w:szCs w:val="24"/>
        </w:rPr>
        <w:t xml:space="preserve">clicar </w:t>
      </w:r>
      <w:r w:rsidR="00FC04B8">
        <w:rPr>
          <w:rFonts w:ascii="Arial" w:hAnsi="Arial" w:cs="Arial"/>
          <w:color w:val="000000"/>
          <w:sz w:val="24"/>
          <w:szCs w:val="24"/>
        </w:rPr>
        <w:t xml:space="preserve">no botão PRÓXIMA </w:t>
      </w:r>
      <w:r w:rsidR="00BF7182">
        <w:rPr>
          <w:rFonts w:ascii="Arial" w:hAnsi="Arial" w:cs="Arial"/>
          <w:color w:val="000000"/>
          <w:sz w:val="24"/>
          <w:szCs w:val="24"/>
        </w:rPr>
        <w:t xml:space="preserve">para ser apresentada a </w:t>
      </w:r>
      <w:r w:rsidR="00FC04B8">
        <w:rPr>
          <w:rFonts w:ascii="Arial" w:hAnsi="Arial" w:cs="Arial"/>
          <w:color w:val="000000"/>
          <w:sz w:val="24"/>
          <w:szCs w:val="24"/>
        </w:rPr>
        <w:t>tela onde o acesso é livre.</w:t>
      </w:r>
    </w:p>
    <w:p w14:paraId="12F09285" w14:textId="581B6236" w:rsidR="00535950" w:rsidRDefault="00BF7182" w:rsidP="004D5C4F">
      <w:pPr>
        <w:pStyle w:val="NormalWeb"/>
        <w:suppressAutoHyphens w:val="0"/>
        <w:spacing w:before="0" w:after="0" w:line="360" w:lineRule="auto"/>
        <w:ind w:left="708"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Embora a </w:t>
      </w:r>
      <w:r w:rsidR="00284B72">
        <w:rPr>
          <w:rFonts w:ascii="Arial" w:hAnsi="Arial" w:cs="Arial"/>
          <w:color w:val="000000"/>
          <w:sz w:val="24"/>
          <w:szCs w:val="24"/>
        </w:rPr>
        <w:t>área</w:t>
      </w:r>
      <w:r w:rsidR="004D5C4F">
        <w:rPr>
          <w:rFonts w:ascii="Arial" w:hAnsi="Arial" w:cs="Arial"/>
          <w:color w:val="000000"/>
          <w:sz w:val="24"/>
          <w:szCs w:val="24"/>
        </w:rPr>
        <w:t xml:space="preserve"> de acesso livre</w:t>
      </w:r>
      <w:r w:rsidR="00284B7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seja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>mais simplificada</w:t>
      </w:r>
      <w:r w:rsidR="00284B72">
        <w:rPr>
          <w:rFonts w:ascii="Arial" w:hAnsi="Arial" w:cs="Arial"/>
          <w:color w:val="000000"/>
          <w:sz w:val="24"/>
          <w:szCs w:val="24"/>
        </w:rPr>
        <w:t xml:space="preserve"> e com menor número de funcionalidade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ela é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>necessária.</w:t>
      </w:r>
      <w:r w:rsidR="004D5C4F">
        <w:rPr>
          <w:rFonts w:ascii="Arial" w:hAnsi="Arial" w:cs="Arial"/>
          <w:color w:val="000000"/>
          <w:sz w:val="24"/>
          <w:szCs w:val="24"/>
        </w:rPr>
        <w:t xml:space="preserve"> É </w:t>
      </w:r>
      <w:r>
        <w:rPr>
          <w:rFonts w:ascii="Arial" w:hAnsi="Arial" w:cs="Arial"/>
          <w:color w:val="000000"/>
          <w:sz w:val="24"/>
          <w:szCs w:val="24"/>
        </w:rPr>
        <w:t xml:space="preserve">através dela que </w:t>
      </w:r>
      <w:r w:rsidR="00284B72" w:rsidRPr="000E030F">
        <w:rPr>
          <w:rFonts w:ascii="Arial" w:hAnsi="Arial" w:cs="Arial"/>
          <w:color w:val="000000"/>
          <w:sz w:val="24"/>
          <w:szCs w:val="24"/>
        </w:rPr>
        <w:t xml:space="preserve">as partes interessadas </w:t>
      </w:r>
      <w:r w:rsidR="004D5C4F">
        <w:rPr>
          <w:rFonts w:ascii="Arial" w:hAnsi="Arial" w:cs="Arial"/>
          <w:color w:val="000000"/>
          <w:sz w:val="24"/>
          <w:szCs w:val="24"/>
        </w:rPr>
        <w:t>terão acesso a todos os projetos disponíveis na organização</w:t>
      </w:r>
      <w:r w:rsidR="00FB3A97">
        <w:rPr>
          <w:rFonts w:ascii="Arial" w:hAnsi="Arial" w:cs="Arial"/>
          <w:color w:val="000000"/>
          <w:sz w:val="24"/>
          <w:szCs w:val="24"/>
        </w:rPr>
        <w:t xml:space="preserve">, tendo a possibilidade de </w:t>
      </w:r>
      <w:r w:rsidR="00FB3A97" w:rsidRPr="000E030F">
        <w:rPr>
          <w:rFonts w:ascii="Arial" w:hAnsi="Arial" w:cs="Arial"/>
          <w:color w:val="000000"/>
          <w:sz w:val="24"/>
          <w:szCs w:val="24"/>
        </w:rPr>
        <w:t>pesquisar os projetos pelo seu número ou pelo nome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do gerente, conforme</w:t>
      </w:r>
      <w:r w:rsidR="00010C81">
        <w:rPr>
          <w:rFonts w:ascii="Arial" w:hAnsi="Arial" w:cs="Arial"/>
          <w:color w:val="000000"/>
          <w:sz w:val="24"/>
          <w:szCs w:val="24"/>
        </w:rPr>
        <w:t xml:space="preserve"> ilustrado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</w:t>
      </w:r>
      <w:r w:rsidR="00010C81">
        <w:rPr>
          <w:rFonts w:ascii="Arial" w:hAnsi="Arial" w:cs="Arial"/>
          <w:color w:val="000000"/>
          <w:sz w:val="24"/>
          <w:szCs w:val="24"/>
        </w:rPr>
        <w:t>n</w:t>
      </w:r>
      <w:r w:rsidR="00AF063C">
        <w:rPr>
          <w:rFonts w:ascii="Arial" w:hAnsi="Arial" w:cs="Arial"/>
          <w:color w:val="000000"/>
          <w:sz w:val="24"/>
          <w:szCs w:val="24"/>
        </w:rPr>
        <w:t>a Figura 5</w:t>
      </w:r>
      <w:r w:rsidR="00FB3A97">
        <w:rPr>
          <w:rFonts w:ascii="Arial" w:hAnsi="Arial" w:cs="Arial"/>
          <w:color w:val="000000"/>
          <w:sz w:val="24"/>
          <w:szCs w:val="24"/>
        </w:rPr>
        <w:t>.</w:t>
      </w:r>
    </w:p>
    <w:p w14:paraId="3231B3D0" w14:textId="77777777" w:rsidR="00535950" w:rsidRDefault="00535950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7CBEE95" w14:textId="77777777" w:rsidR="00535950" w:rsidRPr="00C218F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5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projetos d</w:t>
      </w:r>
      <w:r w:rsidR="00FB3A97" w:rsidRPr="00C218F5">
        <w:rPr>
          <w:rFonts w:ascii="Arial" w:hAnsi="Arial" w:cs="Arial"/>
          <w:color w:val="000000"/>
        </w:rPr>
        <w:t>isponíveis</w:t>
      </w:r>
      <w:r w:rsidR="00535950" w:rsidRPr="00C218F5">
        <w:rPr>
          <w:rFonts w:ascii="Arial" w:hAnsi="Arial" w:cs="Arial"/>
          <w:color w:val="000000"/>
        </w:rPr>
        <w:t xml:space="preserve"> d</w:t>
      </w:r>
      <w:r w:rsidR="00282488">
        <w:rPr>
          <w:rFonts w:ascii="Arial" w:hAnsi="Arial" w:cs="Arial"/>
          <w:color w:val="000000"/>
        </w:rPr>
        <w:t>o a</w:t>
      </w:r>
      <w:r w:rsidR="00A10170">
        <w:rPr>
          <w:rFonts w:ascii="Arial" w:hAnsi="Arial" w:cs="Arial"/>
          <w:color w:val="000000"/>
        </w:rPr>
        <w:t>plicativo</w:t>
      </w:r>
    </w:p>
    <w:p w14:paraId="258C9090" w14:textId="77777777" w:rsidR="00FB3A97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98CF05E" wp14:editId="6FD3902C">
            <wp:extent cx="3828956" cy="2160000"/>
            <wp:effectExtent l="0" t="0" r="6985" b="0"/>
            <wp:docPr id="9" name="Imagem 9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95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B443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31A40E9" w14:textId="77777777" w:rsidR="00FB3A97" w:rsidRDefault="00FB3A97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A22375" w14:textId="4D72E786" w:rsidR="00DC0FCC" w:rsidRDefault="00DC0FC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Ao selecionar um projeto, 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as principais informações </w:t>
      </w:r>
      <w:r w:rsidR="0059492B">
        <w:rPr>
          <w:rFonts w:ascii="Arial" w:hAnsi="Arial" w:cs="Arial"/>
          <w:color w:val="000000"/>
          <w:sz w:val="24"/>
          <w:szCs w:val="24"/>
        </w:rPr>
        <w:t xml:space="preserve">deste 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são </w:t>
      </w:r>
      <w:r w:rsidR="00FC404F">
        <w:rPr>
          <w:rFonts w:ascii="Arial" w:hAnsi="Arial" w:cs="Arial"/>
          <w:color w:val="000000"/>
          <w:sz w:val="24"/>
          <w:szCs w:val="24"/>
        </w:rPr>
        <w:t>exibidas</w:t>
      </w:r>
      <w:ins w:id="37" w:author="Rafael Barbosa" w:date="2017-11-05T15:38:00Z">
        <w:r w:rsidR="00DE6A3D">
          <w:rPr>
            <w:rFonts w:ascii="Arial" w:hAnsi="Arial" w:cs="Arial"/>
            <w:color w:val="000000"/>
            <w:sz w:val="24"/>
            <w:szCs w:val="24"/>
          </w:rPr>
          <w:t>,</w:t>
        </w:r>
      </w:ins>
      <w:r w:rsidRPr="000E030F">
        <w:rPr>
          <w:rFonts w:ascii="Arial" w:hAnsi="Arial" w:cs="Arial"/>
          <w:color w:val="000000"/>
          <w:sz w:val="24"/>
          <w:szCs w:val="24"/>
        </w:rPr>
        <w:t xml:space="preserve"> como a atividade e fase atual</w:t>
      </w:r>
      <w:r w:rsidR="00C054E7">
        <w:rPr>
          <w:rFonts w:ascii="Arial" w:hAnsi="Arial" w:cs="Arial"/>
          <w:color w:val="000000"/>
          <w:sz w:val="24"/>
          <w:szCs w:val="24"/>
        </w:rPr>
        <w:t xml:space="preserve"> </w:t>
      </w:r>
      <w:r w:rsidR="00DE6A3D">
        <w:rPr>
          <w:rFonts w:ascii="Arial" w:hAnsi="Arial" w:cs="Arial"/>
          <w:color w:val="000000"/>
          <w:sz w:val="24"/>
          <w:szCs w:val="24"/>
        </w:rPr>
        <w:t xml:space="preserve">em </w:t>
      </w:r>
      <w:r w:rsidR="00C054E7">
        <w:rPr>
          <w:rFonts w:ascii="Arial" w:hAnsi="Arial" w:cs="Arial"/>
          <w:color w:val="000000"/>
          <w:sz w:val="24"/>
          <w:szCs w:val="24"/>
        </w:rPr>
        <w:t>que o projeto se encontra,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além do nome do gerente, número, </w:t>
      </w:r>
      <w:r w:rsidR="00774003">
        <w:rPr>
          <w:rFonts w:ascii="Arial" w:hAnsi="Arial" w:cs="Arial"/>
          <w:color w:val="000000"/>
          <w:sz w:val="24"/>
          <w:szCs w:val="24"/>
        </w:rPr>
        <w:t>data de término e progresso</w:t>
      </w:r>
      <w:r w:rsidR="00DE6A3D">
        <w:rPr>
          <w:rFonts w:ascii="Arial" w:hAnsi="Arial" w:cs="Arial"/>
          <w:color w:val="000000"/>
          <w:sz w:val="24"/>
          <w:szCs w:val="24"/>
        </w:rPr>
        <w:t xml:space="preserve">, conforme apresentado </w:t>
      </w:r>
      <w:r w:rsidR="00C054E7">
        <w:rPr>
          <w:rFonts w:ascii="Arial" w:hAnsi="Arial" w:cs="Arial"/>
          <w:color w:val="000000"/>
          <w:sz w:val="24"/>
          <w:szCs w:val="24"/>
        </w:rPr>
        <w:t>na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Figura 6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1912A5C2" w14:textId="77777777" w:rsidR="00535950" w:rsidRDefault="00535950" w:rsidP="0066322A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6DC5A3" w14:textId="77777777" w:rsidR="00535950" w:rsidRPr="00C218F5" w:rsidRDefault="0024293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6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projeto s</w:t>
      </w:r>
      <w:r w:rsidR="00DC0FCC" w:rsidRPr="00C218F5">
        <w:rPr>
          <w:rFonts w:ascii="Arial" w:hAnsi="Arial" w:cs="Arial"/>
          <w:color w:val="000000"/>
        </w:rPr>
        <w:t>elecionado do</w:t>
      </w:r>
      <w:r w:rsidR="00282488">
        <w:rPr>
          <w:rFonts w:ascii="Arial" w:hAnsi="Arial" w:cs="Arial"/>
          <w:color w:val="000000"/>
        </w:rPr>
        <w:t xml:space="preserve"> a</w:t>
      </w:r>
      <w:r w:rsidR="00A10170">
        <w:rPr>
          <w:rFonts w:ascii="Arial" w:hAnsi="Arial" w:cs="Arial"/>
          <w:color w:val="000000"/>
        </w:rPr>
        <w:t>plicativo</w:t>
      </w:r>
    </w:p>
    <w:p w14:paraId="3D43E6F7" w14:textId="77777777" w:rsidR="00DC0FCC" w:rsidRDefault="00F80B12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BE1718A" wp14:editId="12478A87">
            <wp:extent cx="3849307" cy="2160000"/>
            <wp:effectExtent l="0" t="0" r="12065" b="0"/>
            <wp:docPr id="8" name="Imagem 8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692B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7CF95DA" w14:textId="77777777" w:rsidR="00CF2BF5" w:rsidRPr="00CF2BF5" w:rsidRDefault="00CF2BF5" w:rsidP="00535950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1B49028" w14:textId="573EA8B4" w:rsidR="00CF2BF5" w:rsidRDefault="00CF2BF5" w:rsidP="00CF2BF5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CF2BF5">
        <w:rPr>
          <w:rFonts w:ascii="Arial" w:hAnsi="Arial" w:cs="Arial"/>
          <w:color w:val="000000"/>
          <w:sz w:val="24"/>
          <w:szCs w:val="24"/>
        </w:rPr>
        <w:t>A área destinada ao gerente de projetos reúne a maior parte das funcionalidades do sistema e</w:t>
      </w:r>
      <w:r w:rsidR="00535950" w:rsidRPr="00CF2BF5">
        <w:rPr>
          <w:rFonts w:ascii="Arial" w:hAnsi="Arial" w:cs="Arial"/>
          <w:color w:val="000000"/>
          <w:sz w:val="24"/>
          <w:szCs w:val="24"/>
        </w:rPr>
        <w:t xml:space="preserve"> permite que </w:t>
      </w:r>
      <w:r w:rsidR="001B4DDC">
        <w:rPr>
          <w:rFonts w:ascii="Arial" w:hAnsi="Arial" w:cs="Arial"/>
          <w:color w:val="000000"/>
          <w:sz w:val="24"/>
          <w:szCs w:val="24"/>
        </w:rPr>
        <w:t>ele</w:t>
      </w:r>
      <w:r w:rsidR="00535950" w:rsidRPr="00CF2BF5">
        <w:rPr>
          <w:rFonts w:ascii="Arial" w:hAnsi="Arial" w:cs="Arial"/>
          <w:color w:val="000000"/>
          <w:sz w:val="24"/>
          <w:szCs w:val="24"/>
        </w:rPr>
        <w:t xml:space="preserve"> visualize o andamento de um p</w:t>
      </w:r>
      <w:r w:rsidRPr="00CF2BF5">
        <w:rPr>
          <w:rFonts w:ascii="Arial" w:hAnsi="Arial" w:cs="Arial"/>
          <w:color w:val="000000"/>
          <w:sz w:val="24"/>
          <w:szCs w:val="24"/>
        </w:rPr>
        <w:t xml:space="preserve">rojeto, mostrando as etapas que deve seguir até chegar ao fim do projeto. </w:t>
      </w:r>
    </w:p>
    <w:p w14:paraId="770B1EB4" w14:textId="5A43D565" w:rsidR="00CF2BF5" w:rsidRDefault="00CF2BF5" w:rsidP="00CF2BF5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Segundo </w:t>
      </w:r>
      <w:r w:rsidR="00F966F9">
        <w:rPr>
          <w:rFonts w:ascii="Arial" w:hAnsi="Arial" w:cs="Arial"/>
          <w:color w:val="000000"/>
          <w:sz w:val="24"/>
          <w:szCs w:val="24"/>
        </w:rPr>
        <w:t>Vargas</w:t>
      </w:r>
      <w:r w:rsidR="00F966F9" w:rsidRPr="009934EE">
        <w:rPr>
          <w:rFonts w:ascii="Arial" w:hAnsi="Arial" w:cs="Arial"/>
          <w:color w:val="000000"/>
          <w:sz w:val="24"/>
          <w:szCs w:val="24"/>
        </w:rPr>
        <w:t xml:space="preserve"> </w:t>
      </w:r>
      <w:r w:rsidRPr="004D4FB5">
        <w:rPr>
          <w:rFonts w:ascii="Arial" w:hAnsi="Arial" w:cs="Arial"/>
          <w:color w:val="000000"/>
          <w:sz w:val="24"/>
          <w:szCs w:val="24"/>
        </w:rPr>
        <w:t>(2016),</w:t>
      </w:r>
      <w:r>
        <w:rPr>
          <w:rFonts w:ascii="Arial" w:hAnsi="Arial" w:cs="Arial"/>
          <w:color w:val="000000"/>
          <w:sz w:val="24"/>
          <w:szCs w:val="24"/>
        </w:rPr>
        <w:t xml:space="preserve"> a grande maioria das pessoas que iniciam seus trabalhos com projetos não sabe exatamente que passos seguir para planejar, executar e controlar um projeto. Muitas delas não sabem sequer como começar um projeto, perdendo tempo em decorrência da inversão de prioridades e sequência. Por isso, o aplicativo descreve, passo a passo, todas as etapas necessárias para se implantar um projeto com qualidade de acordo com o processo para o gerenciamento de projetos adotado dentro da organizaç</w:t>
      </w:r>
      <w:r w:rsidR="00A93C69">
        <w:rPr>
          <w:rFonts w:ascii="Arial" w:hAnsi="Arial" w:cs="Arial"/>
          <w:color w:val="000000"/>
          <w:sz w:val="24"/>
          <w:szCs w:val="24"/>
        </w:rPr>
        <w:t>ão</w:t>
      </w:r>
      <w:r>
        <w:rPr>
          <w:rFonts w:ascii="Arial" w:hAnsi="Arial" w:cs="Arial"/>
          <w:color w:val="000000"/>
          <w:sz w:val="24"/>
          <w:szCs w:val="24"/>
        </w:rPr>
        <w:t xml:space="preserve">, sendo totalmente adaptável a realidade </w:t>
      </w:r>
      <w:r w:rsidR="00B11200">
        <w:rPr>
          <w:rFonts w:ascii="Arial" w:hAnsi="Arial" w:cs="Arial"/>
          <w:color w:val="000000"/>
          <w:sz w:val="24"/>
          <w:szCs w:val="24"/>
        </w:rPr>
        <w:t>de outras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00A5C6DF" w14:textId="6405D6CB" w:rsidR="00535950" w:rsidRDefault="00CF2BF5" w:rsidP="001834C1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0E030F">
        <w:rPr>
          <w:rFonts w:ascii="Arial" w:hAnsi="Arial" w:cs="Arial"/>
          <w:color w:val="000000"/>
          <w:sz w:val="24"/>
          <w:szCs w:val="24"/>
        </w:rPr>
        <w:t>Assim como o ciclo de vida do projeto tem um conjunto de fases definida</w:t>
      </w:r>
      <w:r w:rsidR="00792BDC">
        <w:rPr>
          <w:rFonts w:ascii="Arial" w:hAnsi="Arial" w:cs="Arial"/>
          <w:color w:val="000000"/>
          <w:sz w:val="24"/>
          <w:szCs w:val="24"/>
        </w:rPr>
        <w:t>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pelo</w:t>
      </w:r>
      <w:r>
        <w:rPr>
          <w:rFonts w:ascii="Arial" w:hAnsi="Arial" w:cs="Arial"/>
          <w:color w:val="000000"/>
          <w:sz w:val="24"/>
          <w:szCs w:val="24"/>
        </w:rPr>
        <w:t xml:space="preserve"> guia </w:t>
      </w:r>
      <w:r w:rsidRPr="000E030F">
        <w:rPr>
          <w:rFonts w:ascii="Arial" w:hAnsi="Arial" w:cs="Arial"/>
          <w:color w:val="000000"/>
          <w:sz w:val="24"/>
          <w:szCs w:val="24"/>
        </w:rPr>
        <w:t>PMBOK</w:t>
      </w:r>
      <w:r w:rsidR="00792BDC">
        <w:rPr>
          <w:rFonts w:ascii="Arial" w:hAnsi="Arial" w:cs="Arial"/>
          <w:color w:val="000000"/>
          <w:sz w:val="24"/>
          <w:szCs w:val="24"/>
        </w:rPr>
        <w:t xml:space="preserve"> (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>iniciação; planejamento; execução; monitoramento e controle e encerramento</w:t>
      </w:r>
      <w:r w:rsidR="00792BDC">
        <w:rPr>
          <w:rFonts w:ascii="Arial" w:hAnsi="Arial" w:cs="Arial"/>
          <w:color w:val="000000"/>
          <w:sz w:val="24"/>
          <w:szCs w:val="24"/>
        </w:rPr>
        <w:t>), d</w:t>
      </w:r>
      <w:r>
        <w:rPr>
          <w:rFonts w:ascii="Arial" w:hAnsi="Arial" w:cs="Arial"/>
          <w:color w:val="000000"/>
          <w:sz w:val="24"/>
          <w:szCs w:val="24"/>
        </w:rPr>
        <w:t xml:space="preserve">a mesma forma </w:t>
      </w:r>
      <w:r w:rsidRPr="000E030F">
        <w:rPr>
          <w:rFonts w:ascii="Arial" w:hAnsi="Arial" w:cs="Arial"/>
          <w:color w:val="000000"/>
          <w:sz w:val="24"/>
          <w:szCs w:val="24"/>
        </w:rPr>
        <w:t>o aplicativo</w:t>
      </w:r>
      <w:r>
        <w:rPr>
          <w:rFonts w:ascii="Arial" w:hAnsi="Arial" w:cs="Arial"/>
          <w:color w:val="000000"/>
          <w:sz w:val="24"/>
          <w:szCs w:val="24"/>
        </w:rPr>
        <w:t xml:space="preserve"> divide o projeto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792BDC">
        <w:rPr>
          <w:rFonts w:ascii="Arial" w:hAnsi="Arial" w:cs="Arial"/>
          <w:color w:val="000000"/>
          <w:sz w:val="24"/>
          <w:szCs w:val="24"/>
        </w:rPr>
        <w:t>nas fases definidas no processo da instituição</w:t>
      </w:r>
      <w:r w:rsidRPr="000E030F">
        <w:rPr>
          <w:rFonts w:ascii="Arial" w:hAnsi="Arial" w:cs="Arial"/>
          <w:color w:val="000000"/>
          <w:sz w:val="24"/>
          <w:szCs w:val="24"/>
        </w:rPr>
        <w:t>: preparação, plane</w:t>
      </w:r>
      <w:r>
        <w:rPr>
          <w:rFonts w:ascii="Arial" w:hAnsi="Arial" w:cs="Arial"/>
          <w:color w:val="000000"/>
          <w:sz w:val="24"/>
          <w:szCs w:val="24"/>
        </w:rPr>
        <w:t>jamento, execução e enc</w:t>
      </w:r>
      <w:r w:rsidR="00AF063C">
        <w:rPr>
          <w:rFonts w:ascii="Arial" w:hAnsi="Arial" w:cs="Arial"/>
          <w:color w:val="000000"/>
          <w:sz w:val="24"/>
          <w:szCs w:val="24"/>
        </w:rPr>
        <w:t>erramento</w:t>
      </w:r>
      <w:r w:rsidR="00792BDC">
        <w:rPr>
          <w:rFonts w:ascii="Arial" w:hAnsi="Arial" w:cs="Arial"/>
          <w:color w:val="000000"/>
          <w:sz w:val="24"/>
          <w:szCs w:val="24"/>
        </w:rPr>
        <w:t>, exibidas na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Figura 7</w:t>
      </w:r>
      <w:r w:rsidR="00B37951">
        <w:rPr>
          <w:rFonts w:ascii="Arial" w:hAnsi="Arial" w:cs="Arial"/>
          <w:color w:val="000000"/>
          <w:sz w:val="24"/>
          <w:szCs w:val="24"/>
        </w:rPr>
        <w:t>.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Cada fase 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>t</w:t>
      </w:r>
      <w:r w:rsidR="00792BDC">
        <w:rPr>
          <w:rFonts w:ascii="Arial" w:hAnsi="Arial" w:cs="Arial"/>
          <w:color w:val="000000"/>
          <w:sz w:val="24"/>
          <w:szCs w:val="24"/>
        </w:rPr>
        <w:t>e</w:t>
      </w:r>
      <w:r w:rsidR="00792BDC" w:rsidRPr="000E030F">
        <w:rPr>
          <w:rFonts w:ascii="Arial" w:hAnsi="Arial" w:cs="Arial"/>
          <w:color w:val="000000"/>
          <w:sz w:val="24"/>
          <w:szCs w:val="24"/>
        </w:rPr>
        <w:t xml:space="preserve">m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um conjunto </w:t>
      </w:r>
      <w:r w:rsidRPr="006C1452">
        <w:rPr>
          <w:rFonts w:ascii="Arial" w:hAnsi="Arial" w:cs="Arial"/>
          <w:color w:val="000000"/>
          <w:sz w:val="24"/>
          <w:szCs w:val="24"/>
        </w:rPr>
        <w:t>de atividades sequenciais</w:t>
      </w:r>
      <w:r w:rsidR="00792BDC">
        <w:rPr>
          <w:rFonts w:ascii="Arial" w:hAnsi="Arial" w:cs="Arial"/>
          <w:color w:val="000000"/>
          <w:sz w:val="24"/>
          <w:szCs w:val="24"/>
        </w:rPr>
        <w:t>,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com suas respectivas descrições</w:t>
      </w:r>
      <w:r w:rsidR="00792BDC">
        <w:rPr>
          <w:rFonts w:ascii="Arial" w:hAnsi="Arial" w:cs="Arial"/>
          <w:color w:val="000000"/>
          <w:sz w:val="24"/>
          <w:szCs w:val="24"/>
        </w:rPr>
        <w:t>,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que o gerente de projetos deve </w:t>
      </w:r>
      <w:r w:rsidR="00792BDC">
        <w:rPr>
          <w:rFonts w:ascii="Arial" w:hAnsi="Arial" w:cs="Arial"/>
          <w:color w:val="000000"/>
          <w:sz w:val="24"/>
          <w:szCs w:val="24"/>
        </w:rPr>
        <w:t>executar</w:t>
      </w:r>
      <w:r w:rsidR="001834C1">
        <w:rPr>
          <w:rFonts w:ascii="Arial" w:hAnsi="Arial" w:cs="Arial"/>
          <w:color w:val="000000"/>
          <w:sz w:val="24"/>
          <w:szCs w:val="24"/>
        </w:rPr>
        <w:t>.</w:t>
      </w:r>
    </w:p>
    <w:p w14:paraId="72CB06A4" w14:textId="77777777" w:rsidR="00535950" w:rsidRDefault="00535950" w:rsidP="00193E4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4BA356" w14:textId="445AB3CD" w:rsidR="0094518D" w:rsidRDefault="00242935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C218F5">
        <w:rPr>
          <w:rFonts w:ascii="Arial" w:hAnsi="Arial" w:cs="Arial"/>
          <w:b/>
          <w:color w:val="000000"/>
        </w:rPr>
        <w:t>Figura 7</w:t>
      </w:r>
      <w:r w:rsidR="00535950" w:rsidRPr="00C218F5">
        <w:rPr>
          <w:rFonts w:ascii="Arial" w:hAnsi="Arial" w:cs="Arial"/>
          <w:b/>
          <w:color w:val="000000"/>
        </w:rPr>
        <w:t>.</w:t>
      </w:r>
      <w:r w:rsidR="00535950" w:rsidRPr="00C218F5">
        <w:rPr>
          <w:rFonts w:ascii="Arial" w:hAnsi="Arial" w:cs="Arial"/>
          <w:color w:val="000000"/>
        </w:rPr>
        <w:t xml:space="preserve"> Tela</w:t>
      </w:r>
      <w:r w:rsidR="0094518D">
        <w:rPr>
          <w:rFonts w:ascii="Arial" w:hAnsi="Arial" w:cs="Arial"/>
          <w:color w:val="000000"/>
        </w:rPr>
        <w:t>s</w:t>
      </w:r>
      <w:r w:rsidR="00535950" w:rsidRPr="00C218F5">
        <w:rPr>
          <w:rFonts w:ascii="Arial" w:hAnsi="Arial" w:cs="Arial"/>
          <w:color w:val="000000"/>
        </w:rPr>
        <w:t xml:space="preserve"> </w:t>
      </w:r>
      <w:r w:rsidR="0094518D">
        <w:rPr>
          <w:rFonts w:ascii="Arial" w:hAnsi="Arial" w:cs="Arial"/>
          <w:color w:val="000000"/>
        </w:rPr>
        <w:t xml:space="preserve">da </w:t>
      </w:r>
      <w:r w:rsidR="00282488">
        <w:rPr>
          <w:rFonts w:ascii="Arial" w:hAnsi="Arial" w:cs="Arial"/>
          <w:color w:val="000000"/>
        </w:rPr>
        <w:t>área de trabalho do gerente com projeto</w:t>
      </w:r>
      <w:r w:rsidR="0094518D">
        <w:rPr>
          <w:rFonts w:ascii="Arial" w:hAnsi="Arial" w:cs="Arial"/>
          <w:color w:val="000000"/>
        </w:rPr>
        <w:t>s</w:t>
      </w:r>
      <w:r w:rsidR="00282488">
        <w:rPr>
          <w:rFonts w:ascii="Arial" w:hAnsi="Arial" w:cs="Arial"/>
          <w:color w:val="000000"/>
        </w:rPr>
        <w:t xml:space="preserve"> </w:t>
      </w:r>
      <w:r w:rsidR="0094518D">
        <w:rPr>
          <w:rFonts w:ascii="Arial" w:hAnsi="Arial" w:cs="Arial"/>
          <w:color w:val="000000"/>
        </w:rPr>
        <w:t>em diferentes fases</w:t>
      </w:r>
      <w:r w:rsidR="00AB3F95">
        <w:rPr>
          <w:rFonts w:ascii="Arial" w:hAnsi="Arial" w:cs="Arial"/>
          <w:color w:val="000000"/>
        </w:rPr>
        <w:t>. Em (a)</w:t>
      </w:r>
      <w:r w:rsidR="0094518D">
        <w:rPr>
          <w:rFonts w:ascii="Arial" w:hAnsi="Arial" w:cs="Arial"/>
          <w:color w:val="000000"/>
        </w:rPr>
        <w:t xml:space="preserve">, um projeto na fase de preparação. </w:t>
      </w:r>
      <w:r w:rsidR="00AB3F95">
        <w:rPr>
          <w:rFonts w:ascii="Arial" w:hAnsi="Arial" w:cs="Arial"/>
          <w:color w:val="000000"/>
        </w:rPr>
        <w:t>Em (b),</w:t>
      </w:r>
      <w:r w:rsidR="0094518D">
        <w:rPr>
          <w:rFonts w:ascii="Arial" w:hAnsi="Arial" w:cs="Arial"/>
          <w:color w:val="000000"/>
        </w:rPr>
        <w:t xml:space="preserve"> um projeto na fase de planejamento. Em (c), um projeto na fase de execução. Em (d), um projeto na fase de encerramento.</w:t>
      </w:r>
    </w:p>
    <w:p w14:paraId="37BDDE39" w14:textId="77777777" w:rsidR="007B5BF4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0A03115E" w14:textId="77777777" w:rsidR="007B5BF4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32BE02C4" w14:textId="77777777" w:rsidR="007B5BF4" w:rsidRPr="00C218F5" w:rsidRDefault="007B5BF4" w:rsidP="0094518D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71CAB32B" w14:textId="7CF91947" w:rsidR="00535950" w:rsidRPr="00C218F5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08486C17" w14:textId="66B092F1" w:rsidR="001834C1" w:rsidRDefault="001834C1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elacomgrade"/>
        <w:tblW w:w="9692" w:type="dxa"/>
        <w:tblLook w:val="04A0" w:firstRow="1" w:lastRow="0" w:firstColumn="1" w:lastColumn="0" w:noHBand="0" w:noVBand="1"/>
      </w:tblPr>
      <w:tblGrid>
        <w:gridCol w:w="4827"/>
        <w:gridCol w:w="4865"/>
      </w:tblGrid>
      <w:tr w:rsidR="00AB3F95" w14:paraId="66512D9E" w14:textId="77777777" w:rsidTr="0066322A">
        <w:trPr>
          <w:trHeight w:val="2880"/>
        </w:trPr>
        <w:tc>
          <w:tcPr>
            <w:tcW w:w="4827" w:type="dxa"/>
          </w:tcPr>
          <w:p w14:paraId="5D675E62" w14:textId="77777777" w:rsidR="00AB3F95" w:rsidRDefault="00F80B12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EE113E6" wp14:editId="4F4EA75B">
                  <wp:extent cx="2921566" cy="1656000"/>
                  <wp:effectExtent l="0" t="0" r="0" b="0"/>
                  <wp:docPr id="24" name="Imagem 24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566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CBFFF" w14:textId="77777777" w:rsidR="00AB3F95" w:rsidRPr="0066322A" w:rsidRDefault="00AB3F95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6322A">
              <w:rPr>
                <w:rFonts w:ascii="Arial" w:hAnsi="Arial" w:cs="Arial"/>
                <w:color w:val="000000"/>
                <w:sz w:val="16"/>
                <w:szCs w:val="16"/>
              </w:rPr>
              <w:t>(a)</w:t>
            </w:r>
          </w:p>
        </w:tc>
        <w:tc>
          <w:tcPr>
            <w:tcW w:w="4865" w:type="dxa"/>
          </w:tcPr>
          <w:p w14:paraId="557E9724" w14:textId="77777777" w:rsidR="00AB3F95" w:rsidRPr="0066322A" w:rsidRDefault="00F80B12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7875292" wp14:editId="7210C0E5">
                  <wp:extent cx="2952224" cy="1656000"/>
                  <wp:effectExtent l="0" t="0" r="0" b="0"/>
                  <wp:docPr id="28" name="Imagem 28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224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9236E" w14:textId="77777777" w:rsidR="00AB3F95" w:rsidRDefault="00AB3F95" w:rsidP="0066322A">
            <w:pPr>
              <w:pStyle w:val="NormalWeb"/>
              <w:suppressAutoHyphens w:val="0"/>
              <w:spacing w:before="0" w:after="0" w:line="360" w:lineRule="auto"/>
              <w:jc w:val="center"/>
              <w:textAlignment w:val="baseline"/>
              <w:rPr>
                <w:rFonts w:ascii="Arial" w:hAnsi="Arial" w:cs="Arial"/>
                <w:color w:val="000000"/>
              </w:rPr>
            </w:pPr>
            <w:r w:rsidRPr="0066322A">
              <w:rPr>
                <w:rFonts w:ascii="Arial" w:hAnsi="Arial" w:cs="Arial"/>
                <w:color w:val="000000"/>
                <w:sz w:val="16"/>
                <w:szCs w:val="16"/>
              </w:rPr>
              <w:t>(b)</w:t>
            </w:r>
          </w:p>
        </w:tc>
      </w:tr>
      <w:tr w:rsidR="006C436D" w14:paraId="6391464E" w14:textId="77777777" w:rsidTr="0066322A">
        <w:trPr>
          <w:trHeight w:val="3061"/>
        </w:trPr>
        <w:tc>
          <w:tcPr>
            <w:tcW w:w="4827" w:type="dxa"/>
          </w:tcPr>
          <w:p w14:paraId="534FED93" w14:textId="508F1F7E" w:rsidR="006C436D" w:rsidRDefault="006C436D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53D9F669" wp14:editId="6BCEF21C">
                  <wp:extent cx="2928080" cy="1656000"/>
                  <wp:effectExtent l="0" t="0" r="0" b="0"/>
                  <wp:docPr id="26" name="Imagem 26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080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09EFE" w14:textId="38534BD4" w:rsidR="00AB3F95" w:rsidRPr="0066322A" w:rsidRDefault="006C436D" w:rsidP="0066322A">
            <w:pPr>
              <w:tabs>
                <w:tab w:val="left" w:pos="3067"/>
              </w:tabs>
              <w:jc w:val="center"/>
            </w:pPr>
            <w:r>
              <w:t>(c)</w:t>
            </w:r>
          </w:p>
        </w:tc>
        <w:tc>
          <w:tcPr>
            <w:tcW w:w="4865" w:type="dxa"/>
          </w:tcPr>
          <w:p w14:paraId="3C59FED0" w14:textId="51880681" w:rsidR="006C436D" w:rsidRDefault="006C436D" w:rsidP="008D5A1C">
            <w:pPr>
              <w:pStyle w:val="NormalWeb"/>
              <w:suppressAutoHyphens w:val="0"/>
              <w:spacing w:before="0" w:after="0" w:line="360" w:lineRule="auto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 w:rsidRPr="009523F0">
              <w:rPr>
                <w:rFonts w:ascii="Arial" w:hAnsi="Arial" w:cs="Arial"/>
                <w:noProof/>
                <w:color w:val="000000"/>
                <w:sz w:val="24"/>
                <w:szCs w:val="24"/>
              </w:rPr>
              <w:drawing>
                <wp:inline distT="0" distB="0" distL="0" distR="0" wp14:anchorId="34EF72A9" wp14:editId="610E87A6">
                  <wp:extent cx="2912720" cy="1656000"/>
                  <wp:effectExtent l="0" t="0" r="8890" b="0"/>
                  <wp:docPr id="27" name="Imagem 27" descr="Captura%20de%20Tela%202017-10-25%20às%2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ptura%20de%20Tela%202017-10-25%20às%2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720" cy="16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F3012" w14:textId="52B81404" w:rsidR="00AB3F95" w:rsidRPr="0066322A" w:rsidRDefault="006C436D" w:rsidP="0066322A">
            <w:pPr>
              <w:jc w:val="center"/>
            </w:pPr>
            <w:r>
              <w:t>(d)</w:t>
            </w:r>
          </w:p>
        </w:tc>
      </w:tr>
    </w:tbl>
    <w:p w14:paraId="574308E2" w14:textId="77777777" w:rsidR="00AB3F95" w:rsidRDefault="00AB3F95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</w:p>
    <w:p w14:paraId="41B8AB2E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648BDED2" w14:textId="77777777" w:rsidR="00535950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4F019B2" w14:textId="77777777" w:rsidR="00535950" w:rsidRDefault="00535950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A16A1B8" w14:textId="77777777" w:rsidR="001834C1" w:rsidRDefault="001834C1" w:rsidP="001834C1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B504C5A" w14:textId="77777777" w:rsidR="00F1063E" w:rsidRDefault="007967A8" w:rsidP="0066322A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Em relação ao uso dos elementos de jogos dentro da aplicação, no 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nível dos componentes foram utilizadas conquistas, </w:t>
      </w:r>
      <w:proofErr w:type="spellStart"/>
      <w:r w:rsidRPr="006C1452">
        <w:rPr>
          <w:rFonts w:ascii="Arial" w:hAnsi="Arial" w:cs="Arial"/>
          <w:color w:val="000000"/>
          <w:sz w:val="24"/>
          <w:szCs w:val="24"/>
        </w:rPr>
        <w:t>avatares</w:t>
      </w:r>
      <w:proofErr w:type="spellEnd"/>
      <w:r w:rsidRPr="006C1452">
        <w:rPr>
          <w:rFonts w:ascii="Arial" w:hAnsi="Arial" w:cs="Arial"/>
          <w:color w:val="000000"/>
          <w:sz w:val="24"/>
          <w:szCs w:val="24"/>
        </w:rPr>
        <w:t xml:space="preserve">, placar, níveis e pontos. </w:t>
      </w:r>
      <w:r>
        <w:rPr>
          <w:rFonts w:ascii="Arial" w:hAnsi="Arial" w:cs="Arial"/>
          <w:color w:val="000000"/>
          <w:sz w:val="24"/>
          <w:szCs w:val="24"/>
        </w:rPr>
        <w:t xml:space="preserve">Já </w:t>
      </w:r>
      <w:r w:rsidRPr="006C1452">
        <w:rPr>
          <w:rFonts w:ascii="Arial" w:hAnsi="Arial" w:cs="Arial"/>
          <w:color w:val="000000"/>
          <w:sz w:val="24"/>
          <w:szCs w:val="24"/>
        </w:rPr>
        <w:t>no nível da mecânica</w:t>
      </w:r>
      <w:r>
        <w:rPr>
          <w:rFonts w:ascii="Arial" w:hAnsi="Arial" w:cs="Arial"/>
          <w:color w:val="000000"/>
          <w:sz w:val="24"/>
          <w:szCs w:val="24"/>
        </w:rPr>
        <w:t xml:space="preserve"> foram empregados os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6C1452">
        <w:rPr>
          <w:rFonts w:ascii="Arial" w:hAnsi="Arial" w:cs="Arial"/>
          <w:color w:val="000000"/>
          <w:sz w:val="24"/>
          <w:szCs w:val="24"/>
        </w:rPr>
        <w:t>esafios,</w:t>
      </w:r>
      <w:r w:rsidRPr="006C1452">
        <w:rPr>
          <w:rFonts w:ascii="Arial" w:hAnsi="Arial" w:cs="Arial"/>
          <w:i/>
          <w:color w:val="000000"/>
          <w:sz w:val="24"/>
          <w:szCs w:val="24"/>
        </w:rPr>
        <w:t xml:space="preserve"> feedback</w:t>
      </w:r>
      <w:r>
        <w:rPr>
          <w:rFonts w:ascii="Arial" w:hAnsi="Arial" w:cs="Arial"/>
          <w:color w:val="000000"/>
          <w:sz w:val="24"/>
          <w:szCs w:val="24"/>
        </w:rPr>
        <w:t xml:space="preserve"> e </w:t>
      </w:r>
      <w:r w:rsidRPr="006C1452">
        <w:rPr>
          <w:rFonts w:ascii="Arial" w:hAnsi="Arial" w:cs="Arial"/>
          <w:color w:val="000000"/>
          <w:sz w:val="24"/>
          <w:szCs w:val="24"/>
        </w:rPr>
        <w:t>recompensas.</w:t>
      </w:r>
      <w:r>
        <w:rPr>
          <w:rFonts w:ascii="Arial" w:hAnsi="Arial" w:cs="Arial"/>
          <w:color w:val="000000"/>
          <w:sz w:val="24"/>
          <w:szCs w:val="24"/>
        </w:rPr>
        <w:t xml:space="preserve"> Finalmente, o único elemento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no nível da dinâmica</w:t>
      </w:r>
      <w:r>
        <w:rPr>
          <w:rFonts w:ascii="Arial" w:hAnsi="Arial" w:cs="Arial"/>
          <w:color w:val="000000"/>
          <w:sz w:val="24"/>
          <w:szCs w:val="24"/>
        </w:rPr>
        <w:t xml:space="preserve"> usado foi a</w:t>
      </w:r>
      <w:r w:rsidRPr="006C1452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progressão.</w:t>
      </w:r>
      <w:r w:rsidR="00CB0987">
        <w:rPr>
          <w:rFonts w:ascii="Arial" w:hAnsi="Arial" w:cs="Arial"/>
          <w:color w:val="000000"/>
          <w:sz w:val="24"/>
          <w:szCs w:val="24"/>
        </w:rPr>
        <w:t xml:space="preserve"> Desta forma, o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 xml:space="preserve"> gerente poderá assumir diferentes níveis: aprendiz, júnior, mestre, sênior, </w:t>
      </w:r>
      <w:r w:rsidR="00041EFF" w:rsidRPr="000E030F">
        <w:rPr>
          <w:rFonts w:ascii="Arial" w:hAnsi="Arial" w:cs="Arial"/>
          <w:color w:val="000000"/>
          <w:sz w:val="24"/>
          <w:szCs w:val="24"/>
        </w:rPr>
        <w:lastRenderedPageBreak/>
        <w:t xml:space="preserve">pleno,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gold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>e</w:t>
      </w:r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gold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plus</w:t>
      </w:r>
      <w:proofErr w:type="spellEnd"/>
      <w:r w:rsidR="00041EFF" w:rsidRPr="000E030F">
        <w:rPr>
          <w:rFonts w:ascii="Arial" w:hAnsi="Arial" w:cs="Arial"/>
          <w:i/>
          <w:color w:val="000000"/>
          <w:sz w:val="24"/>
          <w:szCs w:val="24"/>
        </w:rPr>
        <w:t>,</w:t>
      </w:r>
      <w:r w:rsidR="00041EFF" w:rsidRPr="000E030F">
        <w:rPr>
          <w:rFonts w:ascii="Arial" w:hAnsi="Arial" w:cs="Arial"/>
          <w:color w:val="000000"/>
          <w:sz w:val="24"/>
          <w:szCs w:val="24"/>
        </w:rPr>
        <w:t xml:space="preserve"> de acordo com sua pontuação no jogo e a quantidade de projetos finalizados</w:t>
      </w:r>
      <w:r w:rsidR="00F1063E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528E1C1E" w14:textId="77777777" w:rsidR="00041EFF" w:rsidRPr="000E030F" w:rsidRDefault="00041EF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0D99BD1" w14:textId="77777777" w:rsidR="007967A8" w:rsidRDefault="007967A8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73B7080" w14:textId="77777777" w:rsidR="007F46CF" w:rsidRDefault="007F46CF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E57B498" w14:textId="77777777" w:rsidR="00EE17F2" w:rsidRDefault="00EE17F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5B7F9BE" w14:textId="77777777" w:rsidR="00EE17F2" w:rsidRDefault="00EE17F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4B5233D" w14:textId="77777777" w:rsidR="00AF063C" w:rsidRDefault="00AF063C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4159E25" w14:textId="72EA0964" w:rsidR="00683510" w:rsidRPr="00E536D1" w:rsidRDefault="00242935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 xml:space="preserve">Figura </w:t>
      </w:r>
      <w:r w:rsidR="00247492">
        <w:rPr>
          <w:rFonts w:ascii="Arial" w:hAnsi="Arial" w:cs="Arial"/>
          <w:b/>
          <w:color w:val="000000"/>
        </w:rPr>
        <w:t>8</w:t>
      </w:r>
      <w:r w:rsidR="00683510" w:rsidRPr="00E536D1">
        <w:rPr>
          <w:rFonts w:ascii="Arial" w:hAnsi="Arial" w:cs="Arial"/>
          <w:b/>
          <w:color w:val="000000"/>
        </w:rPr>
        <w:t>.</w:t>
      </w:r>
      <w:r w:rsidR="00683510" w:rsidRPr="00E536D1">
        <w:rPr>
          <w:rFonts w:ascii="Arial" w:hAnsi="Arial" w:cs="Arial"/>
          <w:color w:val="000000"/>
        </w:rPr>
        <w:t xml:space="preserve"> Tela</w:t>
      </w:r>
      <w:r w:rsidR="00E536D1">
        <w:rPr>
          <w:rFonts w:ascii="Arial" w:hAnsi="Arial" w:cs="Arial"/>
          <w:color w:val="000000"/>
        </w:rPr>
        <w:t xml:space="preserve"> de perfil do a</w:t>
      </w:r>
      <w:r w:rsidR="00683510" w:rsidRPr="00E536D1">
        <w:rPr>
          <w:rFonts w:ascii="Arial" w:hAnsi="Arial" w:cs="Arial"/>
          <w:color w:val="000000"/>
        </w:rPr>
        <w:t>plicativo</w:t>
      </w:r>
    </w:p>
    <w:p w14:paraId="5C60DA1D" w14:textId="77777777" w:rsidR="00683510" w:rsidRDefault="00F80B1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3D548C7" wp14:editId="7BEA0265">
            <wp:extent cx="3825141" cy="2160000"/>
            <wp:effectExtent l="0" t="0" r="10795" b="0"/>
            <wp:docPr id="15" name="Imagem 15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14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813A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311636C2" w14:textId="77777777" w:rsidR="00EE17F2" w:rsidRDefault="00EE17F2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C3F7C28" w14:textId="5433DA80" w:rsidR="003A4E18" w:rsidRDefault="003A4E18" w:rsidP="003A4E18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ins w:id="38" w:author="Rafael Barbosa" w:date="2017-11-05T15:45:00Z"/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Na tela Perfil, ilustrada na Figura </w:t>
      </w:r>
      <w:r w:rsidR="00247492">
        <w:rPr>
          <w:rFonts w:ascii="Arial" w:hAnsi="Arial" w:cs="Arial"/>
          <w:color w:val="000000"/>
          <w:sz w:val="24"/>
          <w:szCs w:val="24"/>
        </w:rPr>
        <w:t>8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o </w:t>
      </w:r>
      <w:r>
        <w:rPr>
          <w:rFonts w:ascii="Arial" w:hAnsi="Arial" w:cs="Arial"/>
          <w:color w:val="000000"/>
          <w:sz w:val="24"/>
          <w:szCs w:val="24"/>
        </w:rPr>
        <w:t xml:space="preserve">jogador poderá visualizar e alterar o seu </w:t>
      </w:r>
      <w:r w:rsidRPr="000E030F">
        <w:rPr>
          <w:rFonts w:ascii="Arial" w:hAnsi="Arial" w:cs="Arial"/>
          <w:color w:val="000000"/>
          <w:sz w:val="24"/>
          <w:szCs w:val="24"/>
        </w:rPr>
        <w:t>perfil</w:t>
      </w:r>
      <w:r>
        <w:rPr>
          <w:rFonts w:ascii="Arial" w:hAnsi="Arial" w:cs="Arial"/>
          <w:color w:val="000000"/>
          <w:sz w:val="24"/>
          <w:szCs w:val="24"/>
        </w:rPr>
        <w:t xml:space="preserve">, o qual possui as seguintes informações: </w:t>
      </w:r>
      <w:r w:rsidRPr="000E030F">
        <w:rPr>
          <w:rFonts w:ascii="Arial" w:hAnsi="Arial" w:cs="Arial"/>
          <w:color w:val="000000"/>
          <w:sz w:val="24"/>
          <w:szCs w:val="24"/>
        </w:rPr>
        <w:t>matrícula, apelido, e-mail, sexo, nível atual, data de nascimento, pontuação e quantidade de moedas que possui</w:t>
      </w:r>
      <w:r>
        <w:rPr>
          <w:rFonts w:ascii="Arial" w:hAnsi="Arial" w:cs="Arial"/>
          <w:color w:val="000000"/>
          <w:sz w:val="24"/>
          <w:szCs w:val="24"/>
        </w:rPr>
        <w:t xml:space="preserve">. Ao clicar no botão TROCAR AVATAR, serão exibidos todos os </w:t>
      </w:r>
      <w:proofErr w:type="spellStart"/>
      <w:r w:rsidRPr="0066322A">
        <w:rPr>
          <w:rFonts w:ascii="Arial" w:hAnsi="Arial" w:cs="Arial"/>
          <w:i/>
          <w:color w:val="000000"/>
          <w:sz w:val="24"/>
          <w:szCs w:val="24"/>
        </w:rPr>
        <w:t>avatares</w:t>
      </w:r>
      <w:proofErr w:type="spellEnd"/>
      <w:r w:rsidR="005A4099">
        <w:rPr>
          <w:rFonts w:ascii="Arial" w:hAnsi="Arial" w:cs="Arial"/>
          <w:color w:val="000000"/>
          <w:sz w:val="24"/>
          <w:szCs w:val="24"/>
        </w:rPr>
        <w:t xml:space="preserve"> disponíveis na aplicação, sendo que</w:t>
      </w:r>
      <w:r>
        <w:rPr>
          <w:rFonts w:ascii="Arial" w:hAnsi="Arial" w:cs="Arial"/>
          <w:color w:val="000000"/>
          <w:sz w:val="24"/>
          <w:szCs w:val="24"/>
        </w:rPr>
        <w:t xml:space="preserve"> eles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representam 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gerente dentro do sistema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gamificado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. Cada animal </w:t>
      </w:r>
      <w:r w:rsidR="005A4099">
        <w:rPr>
          <w:rFonts w:ascii="Arial" w:hAnsi="Arial" w:cs="Arial"/>
          <w:color w:val="000000"/>
          <w:sz w:val="24"/>
          <w:szCs w:val="24"/>
        </w:rPr>
        <w:t xml:space="preserve">possui </w:t>
      </w:r>
      <w:r w:rsidRPr="000E030F">
        <w:rPr>
          <w:rFonts w:ascii="Arial" w:hAnsi="Arial" w:cs="Arial"/>
          <w:color w:val="000000"/>
          <w:sz w:val="24"/>
          <w:szCs w:val="24"/>
        </w:rPr>
        <w:t>as características existentes em pessoas</w:t>
      </w:r>
      <w:r w:rsidR="005A4099"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tanto positivas como negativas</w:t>
      </w:r>
      <w:r>
        <w:rPr>
          <w:rFonts w:ascii="Arial" w:hAnsi="Arial" w:cs="Arial"/>
          <w:color w:val="000000"/>
          <w:sz w:val="24"/>
          <w:szCs w:val="24"/>
        </w:rPr>
        <w:t xml:space="preserve">, conforme pode ser visto na tela </w:t>
      </w:r>
      <w:r w:rsidR="005A4099">
        <w:rPr>
          <w:rFonts w:ascii="Arial" w:hAnsi="Arial" w:cs="Arial"/>
          <w:color w:val="000000"/>
          <w:sz w:val="24"/>
          <w:szCs w:val="24"/>
        </w:rPr>
        <w:t>“</w:t>
      </w:r>
      <w:r>
        <w:rPr>
          <w:rFonts w:ascii="Arial" w:hAnsi="Arial" w:cs="Arial"/>
          <w:color w:val="000000"/>
          <w:sz w:val="24"/>
          <w:szCs w:val="24"/>
        </w:rPr>
        <w:t xml:space="preserve">Escolha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avatar</w:t>
      </w:r>
      <w:proofErr w:type="spellEnd"/>
      <w:r w:rsidR="005A4099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5A4099">
        <w:rPr>
          <w:rFonts w:ascii="Arial" w:hAnsi="Arial" w:cs="Arial"/>
          <w:color w:val="000000"/>
          <w:sz w:val="24"/>
          <w:szCs w:val="24"/>
        </w:rPr>
        <w:t>d</w:t>
      </w:r>
      <w:r>
        <w:rPr>
          <w:rFonts w:ascii="Arial" w:hAnsi="Arial" w:cs="Arial"/>
          <w:color w:val="000000"/>
          <w:sz w:val="24"/>
          <w:szCs w:val="24"/>
        </w:rPr>
        <w:t xml:space="preserve">a Figura </w:t>
      </w:r>
      <w:r w:rsidR="00247492">
        <w:rPr>
          <w:rFonts w:ascii="Arial" w:hAnsi="Arial" w:cs="Arial"/>
          <w:color w:val="000000"/>
          <w:sz w:val="24"/>
          <w:szCs w:val="24"/>
        </w:rPr>
        <w:t>9</w:t>
      </w:r>
      <w:r w:rsidRPr="000E030F">
        <w:rPr>
          <w:rFonts w:ascii="Arial" w:hAnsi="Arial" w:cs="Arial"/>
          <w:color w:val="000000"/>
          <w:sz w:val="24"/>
          <w:szCs w:val="24"/>
        </w:rPr>
        <w:t>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8ACF8A" w14:textId="77777777" w:rsidR="003A4E18" w:rsidRDefault="003A4E18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39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3155C9E7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0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432F7D82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1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0FEEAEDC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2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52B6DE1A" w14:textId="77777777" w:rsidR="00375199" w:rsidRDefault="00375199" w:rsidP="003403B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3" w:author="Saulo Medeiros Guerreiro" w:date="2017-11-06T18:13:00Z"/>
          <w:rFonts w:ascii="Arial" w:hAnsi="Arial" w:cs="Arial"/>
          <w:color w:val="000000"/>
          <w:sz w:val="24"/>
          <w:szCs w:val="24"/>
        </w:rPr>
      </w:pPr>
    </w:p>
    <w:p w14:paraId="6A48C622" w14:textId="77777777" w:rsidR="00EE17F2" w:rsidRDefault="00EE17F2" w:rsidP="00AD50CE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4E600DD" w14:textId="26203BDF" w:rsidR="00EE17F2" w:rsidRPr="00E536D1" w:rsidRDefault="00242935" w:rsidP="00CD3A3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lastRenderedPageBreak/>
        <w:t xml:space="preserve">Figura </w:t>
      </w:r>
      <w:r w:rsidR="00247492">
        <w:rPr>
          <w:rFonts w:ascii="Arial" w:hAnsi="Arial" w:cs="Arial"/>
          <w:b/>
          <w:color w:val="000000"/>
        </w:rPr>
        <w:t>9</w:t>
      </w:r>
      <w:r w:rsidR="00EE17F2" w:rsidRPr="00E536D1">
        <w:rPr>
          <w:rFonts w:ascii="Arial" w:hAnsi="Arial" w:cs="Arial"/>
          <w:b/>
          <w:color w:val="000000"/>
        </w:rPr>
        <w:t>.</w:t>
      </w:r>
      <w:r w:rsidR="00EE17F2" w:rsidRPr="00E536D1">
        <w:rPr>
          <w:rFonts w:ascii="Arial" w:hAnsi="Arial" w:cs="Arial"/>
          <w:color w:val="000000"/>
        </w:rPr>
        <w:t xml:space="preserve"> Tela </w:t>
      </w:r>
      <w:r w:rsidR="00282488">
        <w:rPr>
          <w:rFonts w:ascii="Arial" w:hAnsi="Arial" w:cs="Arial"/>
          <w:color w:val="000000"/>
        </w:rPr>
        <w:t>e</w:t>
      </w:r>
      <w:r w:rsidR="00683510" w:rsidRPr="00E536D1">
        <w:rPr>
          <w:rFonts w:ascii="Arial" w:hAnsi="Arial" w:cs="Arial"/>
          <w:color w:val="000000"/>
        </w:rPr>
        <w:t xml:space="preserve">scolha um </w:t>
      </w:r>
      <w:proofErr w:type="spellStart"/>
      <w:r w:rsidR="00683510" w:rsidRPr="00E536D1">
        <w:rPr>
          <w:rFonts w:ascii="Arial" w:hAnsi="Arial" w:cs="Arial"/>
          <w:color w:val="000000"/>
        </w:rPr>
        <w:t>avatar</w:t>
      </w:r>
      <w:proofErr w:type="spellEnd"/>
      <w:r w:rsidR="00282488">
        <w:rPr>
          <w:rFonts w:ascii="Arial" w:hAnsi="Arial" w:cs="Arial"/>
          <w:color w:val="000000"/>
        </w:rPr>
        <w:t xml:space="preserve"> do a</w:t>
      </w:r>
      <w:r w:rsidR="00EE17F2" w:rsidRPr="00E536D1">
        <w:rPr>
          <w:rFonts w:ascii="Arial" w:hAnsi="Arial" w:cs="Arial"/>
          <w:color w:val="000000"/>
        </w:rPr>
        <w:t>plicativo</w:t>
      </w:r>
    </w:p>
    <w:p w14:paraId="06BBD117" w14:textId="77777777" w:rsidR="00EE17F2" w:rsidRDefault="00F80B1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1391CB2" wp14:editId="4CAA17C1">
            <wp:extent cx="3845419" cy="2160000"/>
            <wp:effectExtent l="0" t="0" r="0" b="0"/>
            <wp:docPr id="16" name="Imagem 16" descr="Captura%20de%20Tela%202017-10-25%20às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tura%20de%20Tela%202017-10-25%20às%20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1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18AC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7487193" w14:textId="77777777" w:rsidR="00CB0987" w:rsidRDefault="00CB0987" w:rsidP="00CD3A3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1AD23F4" w14:textId="2531EEA1" w:rsidR="007F46CF" w:rsidRDefault="00CD3A30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</w:t>
      </w:r>
      <w:r w:rsidR="00AF063C">
        <w:rPr>
          <w:rFonts w:ascii="Arial" w:hAnsi="Arial" w:cs="Arial"/>
          <w:color w:val="000000"/>
          <w:sz w:val="24"/>
          <w:szCs w:val="24"/>
        </w:rPr>
        <w:t xml:space="preserve"> </w:t>
      </w:r>
      <w:r w:rsidR="005A4099">
        <w:rPr>
          <w:rFonts w:ascii="Arial" w:hAnsi="Arial" w:cs="Arial"/>
          <w:color w:val="000000"/>
          <w:sz w:val="24"/>
          <w:szCs w:val="24"/>
        </w:rPr>
        <w:t xml:space="preserve">Figura </w:t>
      </w:r>
      <w:r w:rsidR="00AF063C">
        <w:rPr>
          <w:rFonts w:ascii="Arial" w:hAnsi="Arial" w:cs="Arial"/>
          <w:color w:val="000000"/>
          <w:sz w:val="24"/>
          <w:szCs w:val="24"/>
        </w:rPr>
        <w:t>1</w:t>
      </w:r>
      <w:r w:rsidR="00916782">
        <w:rPr>
          <w:rFonts w:ascii="Arial" w:hAnsi="Arial" w:cs="Arial"/>
          <w:color w:val="000000"/>
          <w:sz w:val="24"/>
          <w:szCs w:val="24"/>
        </w:rPr>
        <w:t>0</w:t>
      </w:r>
      <w:r w:rsidR="00EE17F2">
        <w:rPr>
          <w:rFonts w:ascii="Arial" w:hAnsi="Arial" w:cs="Arial"/>
          <w:color w:val="000000"/>
          <w:sz w:val="24"/>
          <w:szCs w:val="24"/>
        </w:rPr>
        <w:t xml:space="preserve"> expõe o conjunto de missões</w:t>
      </w:r>
      <w:r>
        <w:rPr>
          <w:rFonts w:ascii="Arial" w:hAnsi="Arial" w:cs="Arial"/>
          <w:color w:val="000000"/>
          <w:sz w:val="24"/>
          <w:szCs w:val="24"/>
        </w:rPr>
        <w:t xml:space="preserve"> disponíveis aos gerentes para reciclar</w:t>
      </w:r>
      <w:r w:rsidR="002F7F69">
        <w:rPr>
          <w:rFonts w:ascii="Arial" w:hAnsi="Arial" w:cs="Arial"/>
          <w:color w:val="000000"/>
          <w:sz w:val="24"/>
          <w:szCs w:val="24"/>
        </w:rPr>
        <w:t>em</w:t>
      </w:r>
      <w:r>
        <w:rPr>
          <w:rFonts w:ascii="Arial" w:hAnsi="Arial" w:cs="Arial"/>
          <w:color w:val="000000"/>
          <w:sz w:val="24"/>
          <w:szCs w:val="24"/>
        </w:rPr>
        <w:t xml:space="preserve"> seus conhecimentos</w:t>
      </w:r>
      <w:r w:rsidR="00EE17F2">
        <w:rPr>
          <w:rFonts w:ascii="Arial" w:hAnsi="Arial" w:cs="Arial"/>
          <w:color w:val="000000"/>
          <w:sz w:val="24"/>
          <w:szCs w:val="24"/>
        </w:rPr>
        <w:t xml:space="preserve">.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Para cada missão foi </w:t>
      </w:r>
      <w:r w:rsidR="00397302">
        <w:rPr>
          <w:rFonts w:ascii="Arial" w:hAnsi="Arial" w:cs="Arial"/>
          <w:color w:val="000000"/>
          <w:sz w:val="24"/>
          <w:szCs w:val="24"/>
        </w:rPr>
        <w:t xml:space="preserve">definida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uma descrição, </w:t>
      </w:r>
      <w:r w:rsidR="00397302">
        <w:rPr>
          <w:rFonts w:ascii="Arial" w:hAnsi="Arial" w:cs="Arial"/>
          <w:color w:val="000000"/>
          <w:sz w:val="24"/>
          <w:szCs w:val="24"/>
        </w:rPr>
        <w:t>um</w:t>
      </w:r>
      <w:r w:rsidR="0039730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prêmio</w:t>
      </w:r>
      <w:r w:rsidR="00397302">
        <w:rPr>
          <w:rFonts w:ascii="Arial" w:hAnsi="Arial" w:cs="Arial"/>
          <w:color w:val="000000"/>
          <w:sz w:val="24"/>
          <w:szCs w:val="24"/>
        </w:rPr>
        <w:t xml:space="preserve">, 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representado em moedas</w:t>
      </w:r>
      <w:r w:rsidR="00397302">
        <w:rPr>
          <w:rFonts w:ascii="Arial" w:hAnsi="Arial" w:cs="Arial"/>
          <w:color w:val="000000"/>
          <w:sz w:val="24"/>
          <w:szCs w:val="24"/>
        </w:rPr>
        <w:t>, e um tempo.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397302">
        <w:rPr>
          <w:rFonts w:ascii="Arial" w:hAnsi="Arial" w:cs="Arial"/>
          <w:color w:val="000000"/>
          <w:sz w:val="24"/>
          <w:szCs w:val="24"/>
        </w:rPr>
        <w:t>C</w:t>
      </w:r>
      <w:r w:rsidR="00EE17F2" w:rsidRPr="000E030F">
        <w:rPr>
          <w:rFonts w:ascii="Arial" w:hAnsi="Arial" w:cs="Arial"/>
          <w:color w:val="000000"/>
          <w:sz w:val="24"/>
          <w:szCs w:val="24"/>
        </w:rPr>
        <w:t>ada missão só poderá ser realizada no tempo previsto que vai sendo atualizado a cada segundo e exibido para o gerente.</w:t>
      </w:r>
    </w:p>
    <w:p w14:paraId="7A49387B" w14:textId="77777777" w:rsidR="006E5D2E" w:rsidRDefault="006E5D2E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44" w:author="Rafael Barbosa" w:date="2017-11-05T15:47:00Z"/>
          <w:rFonts w:ascii="Arial" w:hAnsi="Arial" w:cs="Arial"/>
          <w:color w:val="000000"/>
          <w:sz w:val="24"/>
          <w:szCs w:val="24"/>
        </w:rPr>
      </w:pPr>
    </w:p>
    <w:p w14:paraId="6608B5A7" w14:textId="65FE9BCB" w:rsidR="005A4099" w:rsidRPr="00E536D1" w:rsidRDefault="005A4099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0</w:t>
      </w:r>
      <w:r w:rsidRPr="00E536D1">
        <w:rPr>
          <w:rFonts w:ascii="Arial" w:hAnsi="Arial" w:cs="Arial"/>
          <w:b/>
          <w:color w:val="000000"/>
        </w:rPr>
        <w:t>.</w:t>
      </w:r>
      <w:r>
        <w:rPr>
          <w:rFonts w:ascii="Arial" w:hAnsi="Arial" w:cs="Arial"/>
          <w:color w:val="000000"/>
        </w:rPr>
        <w:t xml:space="preserve"> Tela missões do a</w:t>
      </w:r>
      <w:r w:rsidRPr="00E536D1">
        <w:rPr>
          <w:rFonts w:ascii="Arial" w:hAnsi="Arial" w:cs="Arial"/>
          <w:color w:val="000000"/>
        </w:rPr>
        <w:t>plicativo</w:t>
      </w:r>
    </w:p>
    <w:p w14:paraId="772DA1F4" w14:textId="77777777" w:rsidR="005A4099" w:rsidRDefault="00F80B12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5" w:author="Rafael Barbosa" w:date="2017-11-05T15:47:00Z"/>
          <w:rFonts w:ascii="Arial" w:hAnsi="Arial" w:cs="Arial"/>
          <w:color w:val="000000"/>
          <w:sz w:val="24"/>
          <w:szCs w:val="24"/>
        </w:rPr>
      </w:pPr>
      <w:ins w:id="46" w:author="Rafael Barbosa" w:date="2017-11-05T15:47:00Z">
        <w:r w:rsidRPr="002C5AF3">
          <w:rPr>
            <w:rFonts w:ascii="Arial" w:hAnsi="Arial" w:cs="Arial"/>
            <w:noProof/>
            <w:color w:val="000000"/>
            <w:sz w:val="24"/>
            <w:szCs w:val="24"/>
            <w:rPrChange w:id="47" w:author="Unknown">
              <w:rPr>
                <w:noProof/>
              </w:rPr>
            </w:rPrChange>
          </w:rPr>
          <w:drawing>
            <wp:inline distT="0" distB="0" distL="0" distR="0" wp14:anchorId="333D55F2" wp14:editId="2B048661">
              <wp:extent cx="3839482" cy="2160000"/>
              <wp:effectExtent l="0" t="0" r="0" b="0"/>
              <wp:docPr id="17" name="Imagem 17" descr="Captura%20de%20Tela%202017-10-25%20às%20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Captura%20de%20Tela%202017-10-25%20às%201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39482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AB0920" w14:textId="77777777" w:rsidR="005A4099" w:rsidRPr="00E536D1" w:rsidRDefault="005A4099" w:rsidP="005A4099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48" w:author="Rafael Barbosa" w:date="2017-11-05T15:47:00Z"/>
          <w:rFonts w:ascii="Arial" w:hAnsi="Arial" w:cs="Arial"/>
          <w:color w:val="000000"/>
        </w:rPr>
      </w:pPr>
      <w:ins w:id="49" w:author="Rafael Barbosa" w:date="2017-11-05T15:47:00Z">
        <w:r w:rsidRPr="00E536D1">
          <w:rPr>
            <w:rFonts w:ascii="Arial" w:hAnsi="Arial" w:cs="Arial"/>
            <w:color w:val="000000"/>
          </w:rPr>
          <w:t xml:space="preserve">Fonte: </w:t>
        </w:r>
        <w:r>
          <w:rPr>
            <w:rFonts w:ascii="Arial" w:hAnsi="Arial" w:cs="Arial"/>
            <w:color w:val="000000"/>
          </w:rPr>
          <w:t>Elaborada pelo autor</w:t>
        </w:r>
      </w:ins>
    </w:p>
    <w:p w14:paraId="3889D14A" w14:textId="77777777" w:rsidR="005A4099" w:rsidRDefault="005A4099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50" w:author="Rafael Barbosa" w:date="2017-11-05T15:47:00Z"/>
          <w:rFonts w:ascii="Arial" w:hAnsi="Arial" w:cs="Arial"/>
          <w:color w:val="000000"/>
          <w:sz w:val="24"/>
          <w:szCs w:val="24"/>
        </w:rPr>
      </w:pPr>
    </w:p>
    <w:p w14:paraId="1A2ED45C" w14:textId="77777777" w:rsidR="005A4099" w:rsidRDefault="005A4099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195840C" w14:textId="4913F880" w:rsidR="00AF157C" w:rsidRDefault="006E5D2E" w:rsidP="008314E9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 tela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“Meus </w:t>
      </w:r>
      <w:r>
        <w:rPr>
          <w:rFonts w:ascii="Arial" w:hAnsi="Arial" w:cs="Arial"/>
          <w:color w:val="000000"/>
          <w:sz w:val="24"/>
          <w:szCs w:val="24"/>
        </w:rPr>
        <w:t>projeto</w:t>
      </w:r>
      <w:r w:rsidR="002140EF">
        <w:rPr>
          <w:rFonts w:ascii="Arial" w:hAnsi="Arial" w:cs="Arial"/>
          <w:color w:val="000000"/>
          <w:sz w:val="24"/>
          <w:szCs w:val="24"/>
        </w:rPr>
        <w:t>s</w:t>
      </w:r>
      <w:r w:rsidR="00D40991">
        <w:rPr>
          <w:rFonts w:ascii="Arial" w:hAnsi="Arial" w:cs="Arial"/>
          <w:color w:val="000000"/>
          <w:sz w:val="24"/>
          <w:szCs w:val="24"/>
        </w:rPr>
        <w:t>”</w:t>
      </w:r>
      <w:r>
        <w:rPr>
          <w:rFonts w:ascii="Arial" w:hAnsi="Arial" w:cs="Arial"/>
          <w:color w:val="000000"/>
          <w:sz w:val="24"/>
          <w:szCs w:val="24"/>
        </w:rPr>
        <w:t xml:space="preserve"> do aplicativo, i</w:t>
      </w:r>
      <w:r w:rsidR="00C8699F">
        <w:rPr>
          <w:rFonts w:ascii="Arial" w:hAnsi="Arial" w:cs="Arial"/>
          <w:color w:val="000000"/>
          <w:sz w:val="24"/>
          <w:szCs w:val="24"/>
        </w:rPr>
        <w:t xml:space="preserve">lustrada na Figura </w:t>
      </w:r>
      <w:r w:rsidR="00AF063C">
        <w:rPr>
          <w:rFonts w:ascii="Arial" w:hAnsi="Arial" w:cs="Arial"/>
          <w:color w:val="000000"/>
          <w:sz w:val="24"/>
          <w:szCs w:val="24"/>
        </w:rPr>
        <w:t>1</w:t>
      </w:r>
      <w:r w:rsidR="00916782">
        <w:rPr>
          <w:rFonts w:ascii="Arial" w:hAnsi="Arial" w:cs="Arial"/>
          <w:color w:val="000000"/>
          <w:sz w:val="24"/>
          <w:szCs w:val="24"/>
        </w:rPr>
        <w:t>1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>exibe todos os projetos gerenciados por um gerente</w:t>
      </w:r>
      <w:r w:rsidR="00D40991"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com suas </w:t>
      </w:r>
      <w:r w:rsidRPr="000E030F">
        <w:rPr>
          <w:rFonts w:ascii="Arial" w:hAnsi="Arial" w:cs="Arial"/>
          <w:color w:val="000000"/>
          <w:sz w:val="24"/>
          <w:szCs w:val="24"/>
        </w:rPr>
        <w:t>principais informações</w:t>
      </w:r>
      <w:r w:rsidR="00D40991"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>como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>o</w:t>
      </w:r>
      <w:ins w:id="51" w:author="Rafael Barbosa" w:date="2017-11-05T15:49:00Z">
        <w:r w:rsidR="00D40991">
          <w:rPr>
            <w:rFonts w:ascii="Arial" w:hAnsi="Arial" w:cs="Arial"/>
            <w:color w:val="000000"/>
            <w:sz w:val="24"/>
            <w:szCs w:val="24"/>
          </w:rPr>
          <w:t xml:space="preserve"> </w:t>
        </w:r>
      </w:ins>
      <w:r w:rsidRPr="000E030F">
        <w:rPr>
          <w:rFonts w:ascii="Arial" w:hAnsi="Arial" w:cs="Arial"/>
          <w:color w:val="000000"/>
          <w:sz w:val="24"/>
          <w:szCs w:val="24"/>
        </w:rPr>
        <w:t xml:space="preserve">número do projeto,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o </w:t>
      </w:r>
      <w:r w:rsidRPr="000E030F">
        <w:rPr>
          <w:rFonts w:ascii="Arial" w:hAnsi="Arial" w:cs="Arial"/>
          <w:color w:val="000000"/>
          <w:sz w:val="24"/>
          <w:szCs w:val="24"/>
        </w:rPr>
        <w:t>nome do gerente, a data de término do</w:t>
      </w:r>
      <w:r w:rsidR="00AF157C">
        <w:rPr>
          <w:rFonts w:ascii="Arial" w:hAnsi="Arial" w:cs="Arial"/>
          <w:color w:val="000000"/>
          <w:sz w:val="24"/>
          <w:szCs w:val="24"/>
        </w:rPr>
        <w:t xml:space="preserve"> projeto e o progresso do mesmo.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 Já a tela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“Enviar </w:t>
      </w:r>
      <w:r w:rsidR="002140EF">
        <w:rPr>
          <w:rFonts w:ascii="Arial" w:hAnsi="Arial" w:cs="Arial"/>
          <w:color w:val="000000"/>
          <w:sz w:val="24"/>
          <w:szCs w:val="24"/>
        </w:rPr>
        <w:t>dúvida</w:t>
      </w:r>
      <w:r w:rsidR="00D40991">
        <w:rPr>
          <w:rFonts w:ascii="Arial" w:hAnsi="Arial" w:cs="Arial"/>
          <w:color w:val="000000"/>
          <w:sz w:val="24"/>
          <w:szCs w:val="24"/>
        </w:rPr>
        <w:t>”</w:t>
      </w:r>
      <w:r w:rsidR="002140EF">
        <w:rPr>
          <w:rFonts w:ascii="Arial" w:hAnsi="Arial" w:cs="Arial"/>
          <w:color w:val="000000"/>
          <w:sz w:val="24"/>
          <w:szCs w:val="24"/>
        </w:rPr>
        <w:t>, i</w:t>
      </w:r>
      <w:r w:rsidR="00AF063C">
        <w:rPr>
          <w:rFonts w:ascii="Arial" w:hAnsi="Arial" w:cs="Arial"/>
          <w:color w:val="000000"/>
          <w:sz w:val="24"/>
          <w:szCs w:val="24"/>
        </w:rPr>
        <w:t>lustrada na Figura 1</w:t>
      </w:r>
      <w:r w:rsidR="00916782">
        <w:rPr>
          <w:rFonts w:ascii="Arial" w:hAnsi="Arial" w:cs="Arial"/>
          <w:color w:val="000000"/>
          <w:sz w:val="24"/>
          <w:szCs w:val="24"/>
        </w:rPr>
        <w:t>2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, trata-se 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de uma </w:t>
      </w:r>
      <w:r w:rsidR="002140EF">
        <w:rPr>
          <w:rFonts w:ascii="Arial" w:hAnsi="Arial" w:cs="Arial"/>
          <w:color w:val="000000"/>
          <w:sz w:val="24"/>
          <w:szCs w:val="24"/>
        </w:rPr>
        <w:t xml:space="preserve">área </w:t>
      </w:r>
      <w:r w:rsidR="002140EF">
        <w:rPr>
          <w:rFonts w:ascii="Arial" w:hAnsi="Arial" w:cs="Arial"/>
          <w:color w:val="000000"/>
          <w:sz w:val="24"/>
          <w:szCs w:val="24"/>
        </w:rPr>
        <w:lastRenderedPageBreak/>
        <w:t xml:space="preserve">destinada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à troca de </w:t>
      </w:r>
      <w:r w:rsidR="008E08A1">
        <w:rPr>
          <w:rFonts w:ascii="Arial" w:hAnsi="Arial" w:cs="Arial"/>
          <w:color w:val="000000"/>
          <w:sz w:val="24"/>
          <w:szCs w:val="24"/>
        </w:rPr>
        <w:t>mensage</w:t>
      </w:r>
      <w:r w:rsidR="00D40991">
        <w:rPr>
          <w:rFonts w:ascii="Arial" w:hAnsi="Arial" w:cs="Arial"/>
          <w:color w:val="000000"/>
          <w:sz w:val="24"/>
          <w:szCs w:val="24"/>
        </w:rPr>
        <w:t>ns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</w:t>
      </w:r>
      <w:r w:rsidR="00D40991">
        <w:rPr>
          <w:rFonts w:ascii="Arial" w:hAnsi="Arial" w:cs="Arial"/>
          <w:color w:val="000000"/>
          <w:sz w:val="24"/>
          <w:szCs w:val="24"/>
        </w:rPr>
        <w:t xml:space="preserve">entre </w:t>
      </w:r>
      <w:r w:rsidR="008E08A1">
        <w:rPr>
          <w:rFonts w:ascii="Arial" w:hAnsi="Arial" w:cs="Arial"/>
          <w:color w:val="000000"/>
          <w:sz w:val="24"/>
          <w:szCs w:val="24"/>
        </w:rPr>
        <w:t>gerente</w:t>
      </w:r>
      <w:r w:rsidR="00D40991">
        <w:rPr>
          <w:rFonts w:ascii="Arial" w:hAnsi="Arial" w:cs="Arial"/>
          <w:color w:val="000000"/>
          <w:sz w:val="24"/>
          <w:szCs w:val="24"/>
        </w:rPr>
        <w:t>s para compartilhamento de informações e solução de dúvidas por outros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mais experiente</w:t>
      </w:r>
      <w:r w:rsidR="00D40991">
        <w:rPr>
          <w:rFonts w:ascii="Arial" w:hAnsi="Arial" w:cs="Arial"/>
          <w:color w:val="000000"/>
          <w:sz w:val="24"/>
          <w:szCs w:val="24"/>
        </w:rPr>
        <w:t>s</w:t>
      </w:r>
      <w:r w:rsidR="008E08A1">
        <w:rPr>
          <w:rFonts w:ascii="Arial" w:hAnsi="Arial" w:cs="Arial"/>
          <w:color w:val="000000"/>
          <w:sz w:val="24"/>
          <w:szCs w:val="24"/>
        </w:rPr>
        <w:t xml:space="preserve"> no assunto de gerenciamento de projetos.</w:t>
      </w:r>
    </w:p>
    <w:p w14:paraId="2FF783CC" w14:textId="77777777" w:rsidR="00AF157C" w:rsidRDefault="00AF157C" w:rsidP="008314E9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587EEDE" w14:textId="1E312F54" w:rsidR="00AF157C" w:rsidRPr="00E536D1" w:rsidRDefault="00242935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1</w:t>
      </w:r>
      <w:r w:rsidR="00AF157C" w:rsidRPr="00E536D1">
        <w:rPr>
          <w:rFonts w:ascii="Arial" w:hAnsi="Arial" w:cs="Arial"/>
          <w:b/>
          <w:color w:val="000000"/>
        </w:rPr>
        <w:t>.</w:t>
      </w:r>
      <w:r w:rsidR="00AF157C" w:rsidRPr="00E536D1">
        <w:rPr>
          <w:rFonts w:ascii="Arial" w:hAnsi="Arial" w:cs="Arial"/>
          <w:color w:val="000000"/>
        </w:rPr>
        <w:t xml:space="preserve"> Tela </w:t>
      </w:r>
      <w:r w:rsidR="00EA278B">
        <w:rPr>
          <w:rFonts w:ascii="Arial" w:hAnsi="Arial" w:cs="Arial"/>
          <w:color w:val="000000"/>
        </w:rPr>
        <w:t>meus projetos do a</w:t>
      </w:r>
      <w:r w:rsidR="00AF157C" w:rsidRPr="00E536D1">
        <w:rPr>
          <w:rFonts w:ascii="Arial" w:hAnsi="Arial" w:cs="Arial"/>
          <w:color w:val="000000"/>
        </w:rPr>
        <w:t>plicativo</w:t>
      </w:r>
    </w:p>
    <w:p w14:paraId="0AE3989D" w14:textId="77777777" w:rsidR="006E5D2E" w:rsidRDefault="00F80B12" w:rsidP="007967A8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A595E4" wp14:editId="19862B3D">
            <wp:extent cx="3855260" cy="2160000"/>
            <wp:effectExtent l="0" t="0" r="5715" b="0"/>
            <wp:docPr id="18" name="Imagem 18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6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69F8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52882C01" w14:textId="77777777" w:rsidR="00AF157C" w:rsidRDefault="00AF157C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D0D0531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78D190C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B069895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71860F2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D4C156E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ADEFDEB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7BFFBDB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B2DF872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DA0F8DE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378331D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54DD0E8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5400F0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2B4DAEA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F3F3A25" w14:textId="77777777" w:rsidR="00C8699F" w:rsidRDefault="00C8699F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7A66FF0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2" w:author="Saulo Medeiros Guerreiro" w:date="2017-11-06T12:15:00Z"/>
          <w:rFonts w:ascii="Arial" w:hAnsi="Arial" w:cs="Arial"/>
          <w:b/>
          <w:color w:val="000000"/>
        </w:rPr>
      </w:pPr>
    </w:p>
    <w:p w14:paraId="57212380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3" w:author="Saulo Medeiros Guerreiro" w:date="2017-11-06T12:15:00Z"/>
          <w:rFonts w:ascii="Arial" w:hAnsi="Arial" w:cs="Arial"/>
          <w:b/>
          <w:color w:val="000000"/>
        </w:rPr>
      </w:pPr>
    </w:p>
    <w:p w14:paraId="2D5BD31F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4" w:author="Saulo Medeiros Guerreiro" w:date="2017-11-06T12:15:00Z"/>
          <w:rFonts w:ascii="Arial" w:hAnsi="Arial" w:cs="Arial"/>
          <w:b/>
          <w:color w:val="000000"/>
        </w:rPr>
      </w:pPr>
    </w:p>
    <w:p w14:paraId="36BF1C23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5" w:author="Saulo Medeiros Guerreiro" w:date="2017-11-06T12:15:00Z"/>
          <w:rFonts w:ascii="Arial" w:hAnsi="Arial" w:cs="Arial"/>
          <w:b/>
          <w:color w:val="000000"/>
        </w:rPr>
      </w:pPr>
    </w:p>
    <w:p w14:paraId="5CA73651" w14:textId="77777777" w:rsidR="00651466" w:rsidRDefault="00651466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ins w:id="56" w:author="Saulo Medeiros Guerreiro" w:date="2017-11-06T12:15:00Z"/>
          <w:rFonts w:ascii="Arial" w:hAnsi="Arial" w:cs="Arial"/>
          <w:b/>
          <w:color w:val="000000"/>
        </w:rPr>
      </w:pPr>
    </w:p>
    <w:p w14:paraId="15DBA5D5" w14:textId="5FF16169" w:rsidR="00AF157C" w:rsidRPr="00E536D1" w:rsidRDefault="00242935" w:rsidP="00AF157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2</w:t>
      </w:r>
      <w:r w:rsidR="00AF157C" w:rsidRPr="00E536D1">
        <w:rPr>
          <w:rFonts w:ascii="Arial" w:hAnsi="Arial" w:cs="Arial"/>
          <w:b/>
          <w:color w:val="000000"/>
        </w:rPr>
        <w:t>.</w:t>
      </w:r>
      <w:r w:rsidR="00DD2CC8">
        <w:rPr>
          <w:rFonts w:ascii="Arial" w:hAnsi="Arial" w:cs="Arial"/>
          <w:color w:val="000000"/>
        </w:rPr>
        <w:t xml:space="preserve"> Tela enviar dúvida do a</w:t>
      </w:r>
      <w:r w:rsidR="00AF157C" w:rsidRPr="00E536D1">
        <w:rPr>
          <w:rFonts w:ascii="Arial" w:hAnsi="Arial" w:cs="Arial"/>
          <w:color w:val="000000"/>
        </w:rPr>
        <w:t>plicativo</w:t>
      </w:r>
    </w:p>
    <w:p w14:paraId="26759F24" w14:textId="77777777" w:rsidR="00193E4D" w:rsidRDefault="00F80B12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3FE20FC" wp14:editId="6D1D94EC">
            <wp:extent cx="3795488" cy="2160000"/>
            <wp:effectExtent l="0" t="0" r="0" b="0"/>
            <wp:docPr id="19" name="Imagem 19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FBDA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ED89085" w14:textId="77777777" w:rsidR="00AF157C" w:rsidRDefault="00AF157C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52D0C3D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C3B7CC5" w14:textId="1F03863E" w:rsidR="003546FA" w:rsidRDefault="002A3766" w:rsidP="009D524E">
      <w:pPr>
        <w:pStyle w:val="NormalWeb"/>
        <w:suppressAutoHyphens w:val="0"/>
        <w:spacing w:before="0" w:after="0" w:line="360" w:lineRule="auto"/>
        <w:ind w:firstLine="709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</w:t>
      </w:r>
      <w:r w:rsidR="003546FA">
        <w:rPr>
          <w:rFonts w:ascii="Arial" w:hAnsi="Arial" w:cs="Arial"/>
          <w:color w:val="000000"/>
          <w:sz w:val="24"/>
          <w:szCs w:val="24"/>
        </w:rPr>
        <w:t xml:space="preserve">inalmente, a tela </w:t>
      </w:r>
      <w:r>
        <w:rPr>
          <w:rFonts w:ascii="Arial" w:hAnsi="Arial" w:cs="Arial"/>
          <w:color w:val="000000"/>
          <w:sz w:val="24"/>
          <w:szCs w:val="24"/>
        </w:rPr>
        <w:t>“</w:t>
      </w:r>
      <w:r w:rsidR="003546FA">
        <w:rPr>
          <w:rFonts w:ascii="Arial" w:hAnsi="Arial" w:cs="Arial"/>
          <w:color w:val="000000"/>
          <w:sz w:val="24"/>
          <w:szCs w:val="24"/>
        </w:rPr>
        <w:t>Classificação do ap</w:t>
      </w:r>
      <w:r w:rsidR="00AF063C">
        <w:rPr>
          <w:rFonts w:ascii="Arial" w:hAnsi="Arial" w:cs="Arial"/>
          <w:color w:val="000000"/>
          <w:sz w:val="24"/>
          <w:szCs w:val="24"/>
        </w:rPr>
        <w:t>licativo</w:t>
      </w:r>
      <w:r>
        <w:rPr>
          <w:rFonts w:ascii="Arial" w:hAnsi="Arial" w:cs="Arial"/>
          <w:color w:val="000000"/>
          <w:sz w:val="24"/>
          <w:szCs w:val="24"/>
        </w:rPr>
        <w:t>”</w:t>
      </w:r>
      <w:r w:rsidR="00AF063C">
        <w:rPr>
          <w:rFonts w:ascii="Arial" w:hAnsi="Arial" w:cs="Arial"/>
          <w:color w:val="000000"/>
          <w:sz w:val="24"/>
          <w:szCs w:val="24"/>
        </w:rPr>
        <w:t>, ilustrada na Figura 1</w:t>
      </w:r>
      <w:r w:rsidR="00916782">
        <w:rPr>
          <w:rFonts w:ascii="Arial" w:hAnsi="Arial" w:cs="Arial"/>
          <w:color w:val="000000"/>
          <w:sz w:val="24"/>
          <w:szCs w:val="24"/>
        </w:rPr>
        <w:t>3</w:t>
      </w:r>
      <w:r w:rsidR="003546FA">
        <w:rPr>
          <w:rFonts w:ascii="Arial" w:hAnsi="Arial" w:cs="Arial"/>
          <w:color w:val="000000"/>
          <w:sz w:val="24"/>
          <w:szCs w:val="24"/>
        </w:rPr>
        <w:t xml:space="preserve">, mostra </w:t>
      </w:r>
      <w:r>
        <w:rPr>
          <w:rFonts w:ascii="Arial" w:hAnsi="Arial" w:cs="Arial"/>
          <w:color w:val="000000"/>
          <w:sz w:val="24"/>
          <w:szCs w:val="24"/>
        </w:rPr>
        <w:t xml:space="preserve">a </w:t>
      </w:r>
      <w:r w:rsidR="003546FA">
        <w:rPr>
          <w:rFonts w:ascii="Arial" w:hAnsi="Arial" w:cs="Arial"/>
          <w:color w:val="000000"/>
          <w:sz w:val="24"/>
          <w:szCs w:val="24"/>
        </w:rPr>
        <w:t>posição de cada gerente dentro do jogo em relação aos demais. Informando, a posição, o nome e a pontuação de cada gerente.</w:t>
      </w:r>
    </w:p>
    <w:p w14:paraId="612E47AA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9C90BF1" w14:textId="77777777" w:rsidR="003546FA" w:rsidRDefault="003546FA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0DBFA6F" w14:textId="117C8DD0" w:rsidR="00683510" w:rsidRPr="00E536D1" w:rsidRDefault="00242935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916782">
        <w:rPr>
          <w:rFonts w:ascii="Arial" w:hAnsi="Arial" w:cs="Arial"/>
          <w:b/>
          <w:color w:val="000000"/>
        </w:rPr>
        <w:t>3</w:t>
      </w:r>
      <w:r w:rsidR="00683510" w:rsidRPr="00E536D1">
        <w:rPr>
          <w:rFonts w:ascii="Arial" w:hAnsi="Arial" w:cs="Arial"/>
          <w:b/>
          <w:color w:val="000000"/>
        </w:rPr>
        <w:t>.</w:t>
      </w:r>
      <w:r w:rsidR="00683510" w:rsidRPr="00E536D1">
        <w:rPr>
          <w:rFonts w:ascii="Arial" w:hAnsi="Arial" w:cs="Arial"/>
          <w:color w:val="000000"/>
        </w:rPr>
        <w:t xml:space="preserve"> Tela </w:t>
      </w:r>
      <w:r w:rsidR="00175695">
        <w:rPr>
          <w:rFonts w:ascii="Arial" w:hAnsi="Arial" w:cs="Arial"/>
          <w:color w:val="000000"/>
        </w:rPr>
        <w:t>classificação do a</w:t>
      </w:r>
      <w:r w:rsidR="00683510" w:rsidRPr="00E536D1">
        <w:rPr>
          <w:rFonts w:ascii="Arial" w:hAnsi="Arial" w:cs="Arial"/>
          <w:color w:val="000000"/>
        </w:rPr>
        <w:t>plicativo</w:t>
      </w:r>
    </w:p>
    <w:p w14:paraId="72236503" w14:textId="77777777" w:rsidR="00683510" w:rsidRDefault="00F80B12" w:rsidP="00683510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CFCF2C7" wp14:editId="5872BD8C">
            <wp:extent cx="3815453" cy="2160000"/>
            <wp:effectExtent l="0" t="0" r="0" b="0"/>
            <wp:docPr id="20" name="Imagem 20" descr="Captura%20de%20Tela%202017-10-25%20às%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tura%20de%20Tela%202017-10-25%20às%20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5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2B7C" w14:textId="77777777" w:rsidR="008D5A1C" w:rsidRPr="00E536D1" w:rsidRDefault="008D5A1C" w:rsidP="008D5A1C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097C1695" w14:textId="77777777" w:rsidR="00683510" w:rsidRDefault="00683510" w:rsidP="00041EFF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87B0022" w14:textId="77777777" w:rsidR="00041EFF" w:rsidRDefault="00041EFF" w:rsidP="003546FA">
      <w:pPr>
        <w:pStyle w:val="NormalWeb"/>
        <w:suppressAutoHyphens w:val="0"/>
        <w:spacing w:before="0" w:after="0" w:line="360" w:lineRule="auto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21C1066C" w14:textId="77777777" w:rsidR="00041EFF" w:rsidRDefault="00041EFF" w:rsidP="000E030F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3EF670B2" w14:textId="77777777" w:rsidR="00235231" w:rsidRDefault="00235231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F4E3F33" w14:textId="79D8F9C7" w:rsidR="00235231" w:rsidRPr="00904480" w:rsidRDefault="00CB5654" w:rsidP="00235231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</w:t>
      </w:r>
      <w:r w:rsidR="00B21422">
        <w:rPr>
          <w:rFonts w:ascii="Arial" w:hAnsi="Arial" w:cs="Arial"/>
          <w:b/>
          <w:sz w:val="24"/>
          <w:szCs w:val="24"/>
        </w:rPr>
        <w:t>.3</w:t>
      </w:r>
      <w:r w:rsidR="00235231">
        <w:rPr>
          <w:rFonts w:ascii="Arial" w:hAnsi="Arial" w:cs="Arial"/>
          <w:b/>
          <w:sz w:val="24"/>
          <w:szCs w:val="24"/>
        </w:rPr>
        <w:t xml:space="preserve"> Arquitetura</w:t>
      </w:r>
    </w:p>
    <w:p w14:paraId="3FA1907A" w14:textId="77777777" w:rsidR="00C143F0" w:rsidRDefault="00C143F0">
      <w:pPr>
        <w:spacing w:line="360" w:lineRule="auto"/>
      </w:pPr>
    </w:p>
    <w:p w14:paraId="34306BA4" w14:textId="6081C8B1" w:rsidR="00C143F0" w:rsidRDefault="00C143F0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Na sequência de ações executadas na construção da solução, p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rimeiramente, </w:t>
      </w:r>
      <w:r>
        <w:rPr>
          <w:rFonts w:ascii="Arial" w:hAnsi="Arial" w:cs="Arial"/>
          <w:color w:val="000000"/>
          <w:sz w:val="24"/>
          <w:szCs w:val="24"/>
        </w:rPr>
        <w:t xml:space="preserve">foi desenvolvido o aplicativo </w:t>
      </w:r>
      <w:r w:rsidRPr="000E030F">
        <w:rPr>
          <w:rFonts w:ascii="Arial" w:hAnsi="Arial" w:cs="Arial"/>
          <w:color w:val="000000"/>
          <w:sz w:val="24"/>
          <w:szCs w:val="24"/>
        </w:rPr>
        <w:t>Jornada do Gerente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construído para uso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em dispositivos cujo sistema operacional </w:t>
      </w:r>
      <w:r>
        <w:rPr>
          <w:rFonts w:ascii="Arial" w:hAnsi="Arial" w:cs="Arial"/>
          <w:color w:val="000000"/>
          <w:sz w:val="24"/>
          <w:szCs w:val="24"/>
        </w:rPr>
        <w:t xml:space="preserve">é 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. </w:t>
      </w:r>
      <w:r>
        <w:rPr>
          <w:rFonts w:ascii="Arial" w:hAnsi="Arial" w:cs="Arial"/>
          <w:color w:val="000000"/>
          <w:sz w:val="24"/>
          <w:szCs w:val="24"/>
        </w:rPr>
        <w:t>Em seguida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,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criado o webservice para provimento de informações para o </w:t>
      </w:r>
      <w:r>
        <w:rPr>
          <w:rFonts w:ascii="Arial" w:hAnsi="Arial" w:cs="Arial"/>
          <w:color w:val="000000"/>
          <w:sz w:val="24"/>
          <w:szCs w:val="24"/>
        </w:rPr>
        <w:t xml:space="preserve">aplicativo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e este serviço </w:t>
      </w:r>
      <w:proofErr w:type="gramStart"/>
      <w:r w:rsidRPr="000E030F">
        <w:rPr>
          <w:rFonts w:ascii="Arial" w:hAnsi="Arial" w:cs="Arial"/>
          <w:color w:val="000000"/>
          <w:sz w:val="24"/>
          <w:szCs w:val="24"/>
        </w:rPr>
        <w:t>web  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proofErr w:type="gramEnd"/>
      <w:r w:rsidRPr="000E030F">
        <w:rPr>
          <w:rFonts w:ascii="Arial" w:hAnsi="Arial" w:cs="Arial"/>
          <w:color w:val="000000"/>
          <w:sz w:val="24"/>
          <w:szCs w:val="24"/>
        </w:rPr>
        <w:t xml:space="preserve"> foi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construido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usando 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RESTeasy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devido </w:t>
      </w:r>
      <w:r w:rsidR="00375199">
        <w:rPr>
          <w:rFonts w:ascii="Arial" w:hAnsi="Arial" w:cs="Arial"/>
          <w:color w:val="000000"/>
          <w:sz w:val="24"/>
          <w:szCs w:val="24"/>
        </w:rPr>
        <w:t>à</w:t>
      </w:r>
      <w:r>
        <w:rPr>
          <w:rFonts w:ascii="Arial" w:hAnsi="Arial" w:cs="Arial"/>
          <w:color w:val="000000"/>
          <w:sz w:val="24"/>
          <w:szCs w:val="24"/>
        </w:rPr>
        <w:t xml:space="preserve"> familiaridade do autor 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com tal ferramenta. A troca de informações entre o </w:t>
      </w:r>
      <w:r>
        <w:rPr>
          <w:rFonts w:ascii="Arial" w:hAnsi="Arial" w:cs="Arial"/>
          <w:color w:val="000000"/>
          <w:sz w:val="24"/>
          <w:szCs w:val="24"/>
        </w:rPr>
        <w:t>aplicativo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Jornad</w:t>
      </w:r>
      <w:r>
        <w:rPr>
          <w:rFonts w:ascii="Arial" w:hAnsi="Arial" w:cs="Arial"/>
          <w:color w:val="000000"/>
          <w:sz w:val="24"/>
          <w:szCs w:val="24"/>
        </w:rPr>
        <w:t>a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d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o Gerente e o serviço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foi </w:t>
      </w:r>
      <w:r w:rsidRPr="000E030F">
        <w:rPr>
          <w:rFonts w:ascii="Arial" w:hAnsi="Arial" w:cs="Arial"/>
          <w:color w:val="000000"/>
          <w:sz w:val="24"/>
          <w:szCs w:val="24"/>
        </w:rPr>
        <w:t>por meio de JSON (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Object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Notation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 xml:space="preserve"> – Notação de Objetos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0E030F">
        <w:rPr>
          <w:rFonts w:ascii="Arial" w:hAnsi="Arial" w:cs="Arial"/>
          <w:color w:val="000000"/>
          <w:sz w:val="24"/>
          <w:szCs w:val="24"/>
        </w:rPr>
        <w:t>)</w:t>
      </w:r>
      <w:r>
        <w:rPr>
          <w:rFonts w:ascii="Arial" w:hAnsi="Arial" w:cs="Arial"/>
          <w:color w:val="000000"/>
          <w:sz w:val="24"/>
          <w:szCs w:val="24"/>
        </w:rPr>
        <w:t>, que é um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formato simples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de troca de dados. </w:t>
      </w:r>
      <w:r w:rsidR="00916782">
        <w:rPr>
          <w:rFonts w:ascii="Arial" w:hAnsi="Arial" w:cs="Arial"/>
          <w:color w:val="000000"/>
          <w:sz w:val="24"/>
          <w:szCs w:val="24"/>
        </w:rPr>
        <w:t>Adicionalmente, para</w:t>
      </w:r>
      <w:r>
        <w:rPr>
          <w:rFonts w:ascii="Arial" w:hAnsi="Arial" w:cs="Arial"/>
          <w:color w:val="000000"/>
          <w:sz w:val="24"/>
          <w:szCs w:val="24"/>
        </w:rPr>
        <w:t xml:space="preserve"> tornar </w:t>
      </w:r>
      <w:r w:rsidRPr="000E030F">
        <w:rPr>
          <w:rFonts w:ascii="Arial" w:hAnsi="Arial" w:cs="Arial"/>
          <w:color w:val="000000"/>
          <w:sz w:val="24"/>
          <w:szCs w:val="24"/>
        </w:rPr>
        <w:t>possível a troca de informações entre</w:t>
      </w:r>
      <w:r>
        <w:rPr>
          <w:rFonts w:ascii="Arial" w:hAnsi="Arial" w:cs="Arial"/>
          <w:color w:val="000000"/>
          <w:sz w:val="24"/>
          <w:szCs w:val="24"/>
        </w:rPr>
        <w:t xml:space="preserve"> o software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Sharepoint e o webservice criado, </w:t>
      </w:r>
      <w:r>
        <w:rPr>
          <w:rFonts w:ascii="Arial" w:hAnsi="Arial" w:cs="Arial"/>
          <w:color w:val="000000"/>
          <w:sz w:val="24"/>
          <w:szCs w:val="24"/>
        </w:rPr>
        <w:t>foi criado um componente para realizar o tratamento das inf</w:t>
      </w:r>
      <w:r w:rsidR="00F42DFC">
        <w:rPr>
          <w:rFonts w:ascii="Arial" w:hAnsi="Arial" w:cs="Arial"/>
          <w:color w:val="000000"/>
          <w:sz w:val="24"/>
          <w:szCs w:val="24"/>
        </w:rPr>
        <w:t xml:space="preserve">ormações recebida do </w:t>
      </w:r>
      <w:proofErr w:type="spellStart"/>
      <w:proofErr w:type="gramStart"/>
      <w:r w:rsidR="00F42DFC">
        <w:rPr>
          <w:rFonts w:ascii="Arial" w:hAnsi="Arial" w:cs="Arial"/>
          <w:color w:val="000000"/>
          <w:sz w:val="24"/>
          <w:szCs w:val="24"/>
        </w:rPr>
        <w:t>Sharepoint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Pr="000E030F">
        <w:rPr>
          <w:rFonts w:ascii="Arial" w:hAnsi="Arial" w:cs="Arial"/>
          <w:color w:val="000000"/>
          <w:sz w:val="24"/>
          <w:szCs w:val="24"/>
        </w:rPr>
        <w:t>pelo</w:t>
      </w:r>
      <w:proofErr w:type="spellEnd"/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fato do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Sharepoint ter arquitetura SOAP e o Webservice ser </w:t>
      </w:r>
      <w:proofErr w:type="spellStart"/>
      <w:r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  <w:r w:rsidR="00730ECB">
        <w:rPr>
          <w:rFonts w:ascii="Arial" w:hAnsi="Arial" w:cs="Arial"/>
          <w:color w:val="000000"/>
          <w:sz w:val="24"/>
          <w:szCs w:val="24"/>
        </w:rPr>
        <w:t xml:space="preserve"> A arquitetura da solução está </w:t>
      </w:r>
      <w:r w:rsidR="007E2C67">
        <w:rPr>
          <w:rFonts w:ascii="Arial" w:hAnsi="Arial" w:cs="Arial"/>
          <w:color w:val="000000"/>
          <w:sz w:val="24"/>
          <w:szCs w:val="24"/>
        </w:rPr>
        <w:t xml:space="preserve">ilustrada na Figura </w:t>
      </w:r>
      <w:r w:rsidR="00730ECB">
        <w:rPr>
          <w:rFonts w:ascii="Arial" w:hAnsi="Arial" w:cs="Arial"/>
          <w:color w:val="000000"/>
          <w:sz w:val="24"/>
          <w:szCs w:val="24"/>
        </w:rPr>
        <w:t>14.</w:t>
      </w:r>
    </w:p>
    <w:p w14:paraId="1D80893F" w14:textId="77777777" w:rsidR="00EC05D6" w:rsidRDefault="00EC05D6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71E089B" w14:textId="77777777" w:rsidR="00EC05D6" w:rsidRDefault="00EC05D6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59A8AF09" w14:textId="77777777" w:rsidR="007E2C67" w:rsidRDefault="007E2C67" w:rsidP="00C143F0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9985B8C" w14:textId="77777777" w:rsidR="007E2C67" w:rsidRPr="00E536D1" w:rsidRDefault="007E2C67" w:rsidP="007E2C67">
      <w:pPr>
        <w:spacing w:line="360" w:lineRule="auto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>
        <w:rPr>
          <w:rFonts w:ascii="Arial" w:hAnsi="Arial" w:cs="Arial"/>
          <w:b/>
          <w:color w:val="000000"/>
        </w:rPr>
        <w:t>4</w:t>
      </w:r>
      <w:r w:rsidRPr="00E536D1">
        <w:rPr>
          <w:rFonts w:ascii="Arial" w:hAnsi="Arial" w:cs="Arial"/>
          <w:b/>
          <w:color w:val="000000"/>
        </w:rPr>
        <w:t>.</w:t>
      </w:r>
      <w:r w:rsidRPr="00E536D1">
        <w:rPr>
          <w:rFonts w:ascii="Arial" w:hAnsi="Arial" w:cs="Arial"/>
          <w:color w:val="000000"/>
        </w:rPr>
        <w:t xml:space="preserve"> Arquitetura da </w:t>
      </w:r>
      <w:r>
        <w:rPr>
          <w:rFonts w:ascii="Arial" w:hAnsi="Arial" w:cs="Arial"/>
          <w:color w:val="000000"/>
        </w:rPr>
        <w:t>s</w:t>
      </w:r>
      <w:r w:rsidRPr="00E536D1">
        <w:rPr>
          <w:rFonts w:ascii="Arial" w:hAnsi="Arial" w:cs="Arial"/>
          <w:color w:val="000000"/>
        </w:rPr>
        <w:t>olução</w:t>
      </w:r>
    </w:p>
    <w:p w14:paraId="34FCBF0F" w14:textId="77777777" w:rsidR="007E2C67" w:rsidRDefault="007E2C67" w:rsidP="007E2C67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&lt;FIGURA&gt;</w:t>
      </w:r>
    </w:p>
    <w:p w14:paraId="374FC07D" w14:textId="618B36E1" w:rsidR="007E2C67" w:rsidRPr="00D0796D" w:rsidRDefault="007E2C67" w:rsidP="00D0796D">
      <w:pPr>
        <w:pStyle w:val="NormalWeb"/>
        <w:suppressAutoHyphens w:val="0"/>
        <w:spacing w:before="0" w:after="0" w:line="360" w:lineRule="auto"/>
        <w:ind w:left="708"/>
        <w:jc w:val="both"/>
        <w:textAlignment w:val="baseline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color w:val="000000"/>
        </w:rPr>
        <w:t xml:space="preserve">Fonte: </w:t>
      </w:r>
      <w:r>
        <w:rPr>
          <w:rFonts w:ascii="Arial" w:hAnsi="Arial" w:cs="Arial"/>
          <w:color w:val="000000"/>
        </w:rPr>
        <w:t>Elaborada pelo autor</w:t>
      </w:r>
    </w:p>
    <w:p w14:paraId="409E4BD1" w14:textId="77777777" w:rsidR="00C143F0" w:rsidRDefault="00C143F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3CF7795" w14:textId="2EE76D13" w:rsidR="000E030F" w:rsidRDefault="002A3766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>ara o desenvolvimento do aplicativo, foram utilizados o Photoshop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para manipulação das imagens</w:t>
      </w:r>
      <w:r>
        <w:rPr>
          <w:rFonts w:ascii="Arial" w:hAnsi="Arial" w:cs="Arial"/>
          <w:color w:val="000000"/>
          <w:sz w:val="24"/>
          <w:szCs w:val="24"/>
        </w:rPr>
        <w:t>, e</w:t>
      </w:r>
      <w:r w:rsidRPr="000E030F">
        <w:rPr>
          <w:rFonts w:ascii="Arial" w:hAnsi="Arial" w:cs="Arial"/>
          <w:color w:val="000000"/>
          <w:sz w:val="24"/>
          <w:szCs w:val="24"/>
        </w:rPr>
        <w:t xml:space="preserve"> 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o ambiente de desenvolvimento integrado (IDE)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Studio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para o desenvolvimento do aplicativo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Android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>. Já para a construção do webservice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foi usado o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RESTEasy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que fornece vários frameworks para ajudar a criar serviços Web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 e aplicativos Java </w:t>
      </w:r>
      <w:proofErr w:type="spellStart"/>
      <w:r w:rsidR="000E030F" w:rsidRPr="000E030F">
        <w:rPr>
          <w:rFonts w:ascii="Arial" w:hAnsi="Arial" w:cs="Arial"/>
          <w:color w:val="000000"/>
          <w:sz w:val="24"/>
          <w:szCs w:val="24"/>
        </w:rPr>
        <w:t>RESTful</w:t>
      </w:r>
      <w:proofErr w:type="spellEnd"/>
      <w:r w:rsidR="000E030F" w:rsidRPr="000E030F">
        <w:rPr>
          <w:rFonts w:ascii="Arial" w:hAnsi="Arial" w:cs="Arial"/>
          <w:color w:val="000000"/>
          <w:sz w:val="24"/>
          <w:szCs w:val="24"/>
        </w:rPr>
        <w:t xml:space="preserve">. Além desses recursos, o Sharepoint foi utilizado para prover dados dos projetos e dos gerentes de projetos. </w:t>
      </w:r>
    </w:p>
    <w:p w14:paraId="192B3CC3" w14:textId="77777777" w:rsidR="00E658BC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38506D76" w14:textId="77777777" w:rsidR="00E658BC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0840FCD" w14:textId="77777777" w:rsidR="00E658BC" w:rsidRPr="000E030F" w:rsidRDefault="00E658BC" w:rsidP="000E03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05C3C920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43077723" w14:textId="77777777" w:rsidR="00D84051" w:rsidRPr="000E030F" w:rsidRDefault="00D84051" w:rsidP="000E030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652C1316" w14:textId="458ACFAD" w:rsidR="00B05D20" w:rsidRDefault="002C63E1" w:rsidP="00B05D20">
      <w:pPr>
        <w:pageBreakBefore/>
        <w:tabs>
          <w:tab w:val="left" w:pos="525"/>
        </w:tabs>
        <w:spacing w:line="360" w:lineRule="auto"/>
        <w:jc w:val="both"/>
        <w:rPr>
          <w:rFonts w:ascii="Arial" w:hAnsi="Arial" w:cs="Arial"/>
          <w:color w:val="0000FF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C</w:t>
      </w:r>
      <w:r w:rsidR="00B05D20">
        <w:rPr>
          <w:rFonts w:ascii="Arial" w:hAnsi="Arial" w:cs="Arial"/>
          <w:b/>
          <w:color w:val="000000"/>
          <w:sz w:val="24"/>
        </w:rPr>
        <w:t>ONCLUSÃO</w:t>
      </w:r>
    </w:p>
    <w:p w14:paraId="66E52242" w14:textId="77777777" w:rsidR="00B05D20" w:rsidRDefault="00B05D20" w:rsidP="00B05D20">
      <w:pPr>
        <w:ind w:firstLine="708"/>
        <w:rPr>
          <w:rFonts w:ascii="Arial" w:hAnsi="Arial" w:cs="Arial"/>
        </w:rPr>
      </w:pPr>
    </w:p>
    <w:p w14:paraId="7F60340F" w14:textId="3D524C44" w:rsidR="00B05D20" w:rsidRPr="00A56C83" w:rsidRDefault="00E32A87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O presente 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trabalho iniciou com um levantamento da literatura relacionada a gerenciamento de projetos,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, softwares de apoio </w:t>
      </w:r>
      <w:r w:rsidR="002E4EAE">
        <w:rPr>
          <w:rFonts w:ascii="Arial" w:hAnsi="Arial" w:cs="Arial"/>
          <w:color w:val="000000"/>
          <w:sz w:val="24"/>
          <w:szCs w:val="24"/>
        </w:rPr>
        <w:t>ao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</w:t>
      </w:r>
      <w:r w:rsidR="002E4EAE">
        <w:rPr>
          <w:rFonts w:ascii="Arial" w:hAnsi="Arial" w:cs="Arial"/>
          <w:color w:val="000000"/>
          <w:sz w:val="24"/>
          <w:szCs w:val="24"/>
        </w:rPr>
        <w:t>gerenciamento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de projetos e desenvolvimento de aplicações para dispositivos móveis. A leitura de todo material (artigos, livros, sites e dissertações) permitiu constatar que a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surgiu em 1912, mas foi no ano de 2010 que ela se proliferou</w:t>
      </w:r>
      <w:r w:rsidR="000F0811">
        <w:rPr>
          <w:rFonts w:ascii="Arial" w:hAnsi="Arial" w:cs="Arial"/>
          <w:color w:val="000000"/>
          <w:sz w:val="24"/>
          <w:szCs w:val="24"/>
        </w:rPr>
        <w:t>,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atingindo o mercado de massa</w:t>
      </w:r>
      <w:r w:rsidR="000F0811">
        <w:rPr>
          <w:rFonts w:ascii="Arial" w:hAnsi="Arial" w:cs="Arial"/>
          <w:color w:val="000000"/>
          <w:sz w:val="24"/>
          <w:szCs w:val="24"/>
        </w:rPr>
        <w:t>. C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>ontudo</w:t>
      </w:r>
      <w:r w:rsidR="000F0811">
        <w:rPr>
          <w:rFonts w:ascii="Arial" w:hAnsi="Arial" w:cs="Arial"/>
          <w:color w:val="000000"/>
          <w:sz w:val="24"/>
          <w:szCs w:val="24"/>
        </w:rPr>
        <w:t>,</w:t>
      </w:r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ainda existem poucos estudos que mencionam como de fato a </w:t>
      </w:r>
      <w:proofErr w:type="spellStart"/>
      <w:r w:rsidR="00B05D20"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="00B05D20" w:rsidRPr="00A56C83">
        <w:rPr>
          <w:rFonts w:ascii="Arial" w:hAnsi="Arial" w:cs="Arial"/>
          <w:color w:val="000000"/>
          <w:sz w:val="24"/>
          <w:szCs w:val="24"/>
        </w:rPr>
        <w:t xml:space="preserve"> é aplicada.</w:t>
      </w:r>
    </w:p>
    <w:p w14:paraId="28BA2DD8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097D7DD4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Com o intuito de se criar um ambiente mais simples, interativo e divertido para o acompanhamento gerenciamento de projetos, através do desenvolvimento de uma aplicação </w:t>
      </w:r>
      <w:r w:rsidRPr="00D0796D">
        <w:rPr>
          <w:rFonts w:ascii="Arial" w:hAnsi="Arial" w:cs="Arial"/>
          <w:color w:val="000000"/>
          <w:sz w:val="24"/>
          <w:szCs w:val="24"/>
        </w:rPr>
        <w:t>web/mobile</w:t>
      </w:r>
      <w:r w:rsidRPr="00A56C83">
        <w:rPr>
          <w:rFonts w:ascii="Arial" w:hAnsi="Arial" w:cs="Arial"/>
          <w:color w:val="000000"/>
          <w:sz w:val="24"/>
          <w:szCs w:val="24"/>
        </w:rPr>
        <w:t>, foi desenvolvido com sucesso a solução Jornada do Gerente, um sistema de apoio ao gestor de projeto, que busca melhorar o acompanhamento dos projetos por gerentes, clientes e patrocinadores de uma forma lúdica, além de promover a reciclagem de conhecimentos dos gerentes.</w:t>
      </w:r>
    </w:p>
    <w:p w14:paraId="2E50F6FF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73206B53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Na Jornada do Gerente, um gerente de projetos e o patrocinador podem acompanhar e constatar a evolução de um projeto ao longo das etapas de um processo de gerenciamento de projetos pré-definido. Como forma de aumentar o engajamento e interesse dos usuários, foram implementados elementos de jogos baseados em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>, tais quais pontuação, progressão, placar e desafios. Embora contemple ainda um elemento de recompensa, este não deve ser o objetivo final do jogo.</w:t>
      </w:r>
    </w:p>
    <w:p w14:paraId="3DC2556D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6353FD41" w14:textId="77777777" w:rsidR="00B05D20" w:rsidRPr="00A56C83" w:rsidRDefault="00B05D20" w:rsidP="00D0796D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>Embora o sistema não tenha sido efetivamente utilizado após sua conclusão, o mesmo foi apresentado a diversos perfis de usuários, os quais demonstraram bastante interesse na sua utilização. Ressaltamos ainda que o aplicativo foi apresentado no 9º Congresso Regional de Gestão, Projetos e Liderança, organizado pelo PMI-CE, tendo sido bem recebido pela comunidade presente.</w:t>
      </w:r>
    </w:p>
    <w:p w14:paraId="28278B78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101E40CE" w14:textId="77777777" w:rsidR="003F70D2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ins w:id="57" w:author="Saulo Medeiros Guerreiro" w:date="2017-11-06T12:14:00Z"/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ab/>
      </w:r>
    </w:p>
    <w:p w14:paraId="73A8D9E0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lastRenderedPageBreak/>
        <w:t xml:space="preserve">Além dos benefícios já citados, espera-se que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 em gerenciamento de projetos através da Jornada do Gerente possa contribuir para a melhor definição de processos, para o alinhamento com o propósito da empresa e </w:t>
      </w:r>
      <w:r w:rsidR="0088624B">
        <w:rPr>
          <w:rFonts w:ascii="Arial" w:hAnsi="Arial" w:cs="Arial"/>
          <w:color w:val="000000"/>
          <w:sz w:val="24"/>
          <w:szCs w:val="24"/>
        </w:rPr>
        <w:t xml:space="preserve">para </w:t>
      </w:r>
      <w:r w:rsidRPr="00A56C83">
        <w:rPr>
          <w:rFonts w:ascii="Arial" w:hAnsi="Arial" w:cs="Arial"/>
          <w:color w:val="000000"/>
          <w:sz w:val="24"/>
          <w:szCs w:val="24"/>
        </w:rPr>
        <w:t xml:space="preserve">deixar a atividade dos gerentes mais divertida. Contudo, entendemos também que sua utilização pode gerar efeitos contrários como, por exemplo, a desmotivação em gerentes que não alcancem metas estabelecidas, a tentativa de fraudar o sistema para chegar ao resultado esperado ou mesmo a ocorrência de competição acirrada entre os envolvidos. </w:t>
      </w:r>
    </w:p>
    <w:p w14:paraId="2FBB6BAC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</w:p>
    <w:p w14:paraId="441E84B8" w14:textId="77777777" w:rsidR="00B05D20" w:rsidRPr="00A56C83" w:rsidRDefault="00B05D20" w:rsidP="00304DEC">
      <w:pPr>
        <w:pStyle w:val="NormalWeb"/>
        <w:suppressAutoHyphens w:val="0"/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 w:rsidRPr="00A56C83">
        <w:rPr>
          <w:rFonts w:ascii="Arial" w:hAnsi="Arial" w:cs="Arial"/>
          <w:color w:val="000000"/>
          <w:sz w:val="24"/>
          <w:szCs w:val="24"/>
        </w:rPr>
        <w:t xml:space="preserve">Como trabalhos futuros, propomos a realização de uma pesquisa empírica por completo, ou seja, estudar a implementação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 em uma empresa. Para tanto, é importante efetuar uma entrevista anteriormente a essa implementação, com os envolvidos no processo, com o intuito de avaliar o atual cenário na empresa pesquisada. Na sequência, deve-se monitorar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 xml:space="preserve">, e, posteriormente, entrevistar novamente os envolvidos na primeira parte da pesquisa, de modo a determinar as mudanças geradas na organização, após a aplicação da </w:t>
      </w:r>
      <w:proofErr w:type="spellStart"/>
      <w:r w:rsidRPr="00A56C83">
        <w:rPr>
          <w:rFonts w:ascii="Arial" w:hAnsi="Arial" w:cs="Arial"/>
          <w:color w:val="000000"/>
          <w:sz w:val="24"/>
          <w:szCs w:val="24"/>
        </w:rPr>
        <w:t>gamificação</w:t>
      </w:r>
      <w:proofErr w:type="spellEnd"/>
      <w:r w:rsidRPr="00A56C83">
        <w:rPr>
          <w:rFonts w:ascii="Arial" w:hAnsi="Arial" w:cs="Arial"/>
          <w:color w:val="000000"/>
          <w:sz w:val="24"/>
          <w:szCs w:val="24"/>
        </w:rPr>
        <w:t>.</w:t>
      </w:r>
    </w:p>
    <w:p w14:paraId="61D65B83" w14:textId="77777777" w:rsidR="00B05D20" w:rsidRDefault="00B05D20" w:rsidP="00B05D20">
      <w:pPr>
        <w:pageBreakBefore/>
        <w:tabs>
          <w:tab w:val="left" w:pos="525"/>
        </w:tabs>
        <w:spacing w:line="360" w:lineRule="auto"/>
        <w:jc w:val="both"/>
        <w:rPr>
          <w:rFonts w:ascii="Arial" w:hAnsi="Arial" w:cs="Arial"/>
          <w:color w:val="0000FF"/>
          <w:sz w:val="24"/>
        </w:rPr>
      </w:pPr>
      <w:r>
        <w:rPr>
          <w:rFonts w:ascii="Arial" w:hAnsi="Arial" w:cs="Arial"/>
          <w:b/>
          <w:color w:val="000000"/>
          <w:sz w:val="24"/>
        </w:rPr>
        <w:lastRenderedPageBreak/>
        <w:t>REFERÊNCIAS</w:t>
      </w:r>
    </w:p>
    <w:p w14:paraId="7781942B" w14:textId="79F2F270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BD4A91">
        <w:t xml:space="preserve">ALVES, Flora. </w:t>
      </w:r>
      <w:proofErr w:type="spellStart"/>
      <w:r w:rsidR="00C64685">
        <w:t>Gamification</w:t>
      </w:r>
      <w:proofErr w:type="spellEnd"/>
      <w:r w:rsidRPr="00BD4A91">
        <w:t>: C</w:t>
      </w:r>
      <w:r w:rsidR="00C64685">
        <w:t>omo</w:t>
      </w:r>
      <w:r w:rsidRPr="00BD4A91">
        <w:t xml:space="preserve"> C</w:t>
      </w:r>
      <w:r w:rsidR="00C64685">
        <w:t>riar</w:t>
      </w:r>
      <w:r w:rsidRPr="00BD4A91">
        <w:t xml:space="preserve"> E</w:t>
      </w:r>
      <w:r w:rsidR="00C64685">
        <w:t>xperiências</w:t>
      </w:r>
      <w:r w:rsidRPr="00BD4A91">
        <w:t xml:space="preserve"> </w:t>
      </w:r>
      <w:r w:rsidR="00C64685">
        <w:t>de</w:t>
      </w:r>
      <w:r w:rsidRPr="00BD4A91">
        <w:t xml:space="preserve"> A</w:t>
      </w:r>
      <w:r w:rsidR="00C64685">
        <w:t>prendizagem</w:t>
      </w:r>
      <w:r w:rsidRPr="00BD4A91">
        <w:t xml:space="preserve"> E</w:t>
      </w:r>
      <w:r w:rsidR="00C64685">
        <w:t>ngajadoras um Guia</w:t>
      </w:r>
      <w:r w:rsidRPr="00BD4A91">
        <w:t xml:space="preserve"> C</w:t>
      </w:r>
      <w:r w:rsidR="00C64685">
        <w:t>ompleto</w:t>
      </w:r>
      <w:r w:rsidRPr="00BD4A91">
        <w:t xml:space="preserve">: </w:t>
      </w:r>
      <w:r w:rsidR="00C64685">
        <w:t>do</w:t>
      </w:r>
      <w:r w:rsidRPr="00BD4A91">
        <w:t xml:space="preserve"> C</w:t>
      </w:r>
      <w:r w:rsidR="00C64685">
        <w:t>onceito</w:t>
      </w:r>
      <w:r w:rsidRPr="00BD4A91">
        <w:t xml:space="preserve"> </w:t>
      </w:r>
      <w:r w:rsidR="00C64685">
        <w:t>à</w:t>
      </w:r>
      <w:r w:rsidRPr="00BD4A91">
        <w:t xml:space="preserve"> P</w:t>
      </w:r>
      <w:r w:rsidR="00C64685">
        <w:t>rática</w:t>
      </w:r>
      <w:r w:rsidRPr="00BD4A91">
        <w:t xml:space="preserve">. </w:t>
      </w:r>
      <w:r w:rsidRPr="00304DEC">
        <w:rPr>
          <w:lang w:val="en-US"/>
        </w:rPr>
        <w:t xml:space="preserve">2. ed. São Paulo: </w:t>
      </w:r>
      <w:proofErr w:type="spellStart"/>
      <w:r w:rsidRPr="00304DEC">
        <w:rPr>
          <w:lang w:val="en-US"/>
        </w:rPr>
        <w:t>Dvs</w:t>
      </w:r>
      <w:proofErr w:type="spellEnd"/>
      <w:r w:rsidRPr="00304DEC">
        <w:rPr>
          <w:lang w:val="en-US"/>
        </w:rPr>
        <w:t xml:space="preserve"> </w:t>
      </w:r>
      <w:proofErr w:type="spellStart"/>
      <w:r w:rsidRPr="00304DEC">
        <w:rPr>
          <w:lang w:val="en-US"/>
        </w:rPr>
        <w:t>Editora</w:t>
      </w:r>
      <w:proofErr w:type="spellEnd"/>
      <w:r w:rsidRPr="00304DEC">
        <w:rPr>
          <w:lang w:val="en-US"/>
        </w:rPr>
        <w:t>, 2015. 178 p.</w:t>
      </w:r>
    </w:p>
    <w:p w14:paraId="411E1ED2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3B913907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304DEC">
        <w:rPr>
          <w:lang w:val="en-US"/>
        </w:rPr>
        <w:t>BARTLE, Richard Allan. Designing Virtual Worlds. Indianapolis: Addison Wesley, 2003.</w:t>
      </w:r>
    </w:p>
    <w:p w14:paraId="4D459A1C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0235F27A" w14:textId="1EC0DD7B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COGNIZANT. Reinventing Customer, Employee Engagement Through </w:t>
      </w:r>
      <w:proofErr w:type="spellStart"/>
      <w:r w:rsidRPr="00304DEC">
        <w:rPr>
          <w:lang w:val="en-US"/>
        </w:rPr>
        <w:t>Gamification</w:t>
      </w:r>
      <w:proofErr w:type="spellEnd"/>
      <w:r w:rsidRPr="00304DEC">
        <w:rPr>
          <w:lang w:val="en-US"/>
        </w:rPr>
        <w:t xml:space="preserve">. </w:t>
      </w:r>
      <w:r w:rsidRPr="00BD4A91">
        <w:t xml:space="preserve">2013. </w:t>
      </w:r>
      <w:proofErr w:type="spellStart"/>
      <w:r w:rsidRPr="00BD4A91">
        <w:t>Cognizant</w:t>
      </w:r>
      <w:proofErr w:type="spellEnd"/>
      <w:r w:rsidRPr="00BD4A91">
        <w:t>. Dispon</w:t>
      </w:r>
      <w:r w:rsidR="00087806">
        <w:t>í</w:t>
      </w:r>
      <w:r w:rsidRPr="00BD4A91">
        <w:t>vel</w:t>
      </w:r>
      <w:r w:rsidR="00087806">
        <w:t xml:space="preserve"> </w:t>
      </w:r>
      <w:r w:rsidRPr="00BD4A91">
        <w:t>em: &lt;https://www.cognizant.com/InsightsWhitepapers/Reinventing-Customer-Employee-Engagement-Through-Gamification.pdf&gt;. Acesso em: 01 out. 2017.</w:t>
      </w:r>
    </w:p>
    <w:p w14:paraId="6AA3DEAD" w14:textId="77777777" w:rsidR="00B05D20" w:rsidRPr="00BD4A91" w:rsidRDefault="00B05D20" w:rsidP="00B05D20">
      <w:pPr>
        <w:tabs>
          <w:tab w:val="left" w:pos="525"/>
        </w:tabs>
        <w:jc w:val="both"/>
      </w:pPr>
    </w:p>
    <w:p w14:paraId="2BA28112" w14:textId="77777777" w:rsidR="00B05D20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 w:rsidRPr="00BD4A91">
        <w:rPr>
          <w:color w:val="222222"/>
          <w:shd w:val="clear" w:color="auto" w:fill="FFFFFF"/>
        </w:rPr>
        <w:t xml:space="preserve">DANTAS, Monique Luiza S. do R.; NOVAIS, Igor Fontes; SILVA, Paulo Caetano da. </w:t>
      </w:r>
      <w:proofErr w:type="spellStart"/>
      <w:r w:rsidRPr="00304DEC">
        <w:rPr>
          <w:b/>
          <w:color w:val="222222"/>
          <w:shd w:val="clear" w:color="auto" w:fill="FFFFFF"/>
          <w:lang w:val="en-US"/>
        </w:rPr>
        <w:t>Gp</w:t>
      </w:r>
      <w:proofErr w:type="spellEnd"/>
      <w:r w:rsidRPr="00304DEC">
        <w:rPr>
          <w:b/>
          <w:color w:val="222222"/>
          <w:shd w:val="clear" w:color="auto" w:fill="FFFFFF"/>
          <w:lang w:val="en-US"/>
        </w:rPr>
        <w:t xml:space="preserve"> complete: </w:t>
      </w:r>
      <w:r w:rsidRPr="00304DEC">
        <w:rPr>
          <w:color w:val="222222"/>
          <w:shd w:val="clear" w:color="auto" w:fill="FFFFFF"/>
          <w:lang w:val="en-US"/>
        </w:rPr>
        <w:t>a mobile solution to help manage projects</w:t>
      </w:r>
      <w:r w:rsidRPr="00304DEC">
        <w:rPr>
          <w:b/>
          <w:color w:val="222222"/>
          <w:shd w:val="clear" w:color="auto" w:fill="FFFFFF"/>
          <w:lang w:val="en-US"/>
        </w:rPr>
        <w:t>.</w:t>
      </w:r>
      <w:r w:rsidRPr="00304DEC">
        <w:rPr>
          <w:color w:val="222222"/>
          <w:shd w:val="clear" w:color="auto" w:fill="FFFFFF"/>
          <w:lang w:val="en-US"/>
        </w:rPr>
        <w:t> In:</w:t>
      </w:r>
      <w:r w:rsidRPr="00304DEC">
        <w:rPr>
          <w:b/>
          <w:bCs/>
          <w:color w:val="222222"/>
          <w:lang w:val="en-US"/>
        </w:rPr>
        <w:t xml:space="preserve"> </w:t>
      </w:r>
      <w:r w:rsidRPr="00304DEC">
        <w:rPr>
          <w:bCs/>
          <w:color w:val="222222"/>
          <w:lang w:val="en-US"/>
        </w:rPr>
        <w:t>INTERNATIONAL CONFERENCE ON INFORMATION SYSTEMS AND TECHNOLOGY MANAGEMENT, 11, 2014</w:t>
      </w:r>
      <w:r w:rsidRPr="00304DEC">
        <w:rPr>
          <w:b/>
          <w:bCs/>
          <w:color w:val="222222"/>
          <w:lang w:val="en-US"/>
        </w:rPr>
        <w:t>, </w:t>
      </w:r>
      <w:r w:rsidRPr="00304DEC">
        <w:rPr>
          <w:color w:val="222222"/>
          <w:shd w:val="clear" w:color="auto" w:fill="FFFFFF"/>
          <w:lang w:val="en-US"/>
        </w:rPr>
        <w:t>Salvador, p.2310-2325.</w:t>
      </w:r>
    </w:p>
    <w:p w14:paraId="39AD15BC" w14:textId="77777777" w:rsidR="004C6796" w:rsidRDefault="004C6796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172DD774" w14:textId="279EA423" w:rsidR="004C6796" w:rsidRPr="00304DEC" w:rsidRDefault="004C6796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ELETRONIC</w:t>
      </w:r>
      <w:r w:rsidR="00C64685">
        <w:rPr>
          <w:color w:val="222222"/>
          <w:shd w:val="clear" w:color="auto" w:fill="FFFFFF"/>
          <w:lang w:val="en-US"/>
        </w:rPr>
        <w:t xml:space="preserve"> ARTS</w:t>
      </w:r>
      <w:r w:rsidRPr="004C6796">
        <w:rPr>
          <w:color w:val="222222"/>
          <w:shd w:val="clear" w:color="auto" w:fill="FFFFFF"/>
          <w:lang w:val="en-US"/>
        </w:rPr>
        <w:t>. P</w:t>
      </w:r>
      <w:r>
        <w:rPr>
          <w:color w:val="222222"/>
          <w:shd w:val="clear" w:color="auto" w:fill="FFFFFF"/>
          <w:lang w:val="en-US"/>
        </w:rPr>
        <w:t xml:space="preserve">lants vs. Zombies. 2017. </w:t>
      </w:r>
      <w:proofErr w:type="spellStart"/>
      <w:r>
        <w:rPr>
          <w:color w:val="222222"/>
          <w:shd w:val="clear" w:color="auto" w:fill="FFFFFF"/>
          <w:lang w:val="en-US"/>
        </w:rPr>
        <w:t>Disponí</w:t>
      </w:r>
      <w:r w:rsidR="00C64685">
        <w:rPr>
          <w:color w:val="222222"/>
          <w:shd w:val="clear" w:color="auto" w:fill="FFFFFF"/>
          <w:lang w:val="en-US"/>
        </w:rPr>
        <w:t>vel</w:t>
      </w:r>
      <w:proofErr w:type="spellEnd"/>
      <w:r w:rsidR="00C64685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="00C64685">
        <w:rPr>
          <w:color w:val="222222"/>
          <w:shd w:val="clear" w:color="auto" w:fill="FFFFFF"/>
          <w:lang w:val="en-US"/>
        </w:rPr>
        <w:t>em</w:t>
      </w:r>
      <w:proofErr w:type="spellEnd"/>
      <w:r w:rsidR="00C64685">
        <w:rPr>
          <w:color w:val="222222"/>
          <w:shd w:val="clear" w:color="auto" w:fill="FFFFFF"/>
          <w:lang w:val="en-US"/>
        </w:rPr>
        <w:t xml:space="preserve">: </w:t>
      </w:r>
      <w:r w:rsidRPr="004C6796">
        <w:rPr>
          <w:color w:val="222222"/>
          <w:shd w:val="clear" w:color="auto" w:fill="FFFFFF"/>
          <w:lang w:val="en-US"/>
        </w:rPr>
        <w:t xml:space="preserve">&lt;https://play.google.com/store/apps/details?id=com.ea.game.pvzfree_row&amp;hl=pt&gt;. </w:t>
      </w:r>
      <w:proofErr w:type="spellStart"/>
      <w:r w:rsidRPr="004C6796">
        <w:rPr>
          <w:color w:val="222222"/>
          <w:shd w:val="clear" w:color="auto" w:fill="FFFFFF"/>
          <w:lang w:val="en-US"/>
        </w:rPr>
        <w:t>Acesso</w:t>
      </w:r>
      <w:proofErr w:type="spellEnd"/>
      <w:r w:rsidRPr="004C6796">
        <w:rPr>
          <w:color w:val="222222"/>
          <w:shd w:val="clear" w:color="auto" w:fill="FFFFFF"/>
          <w:lang w:val="en-US"/>
        </w:rPr>
        <w:t xml:space="preserve"> </w:t>
      </w:r>
      <w:proofErr w:type="spellStart"/>
      <w:r w:rsidRPr="004C6796">
        <w:rPr>
          <w:color w:val="222222"/>
          <w:shd w:val="clear" w:color="auto" w:fill="FFFFFF"/>
          <w:lang w:val="en-US"/>
        </w:rPr>
        <w:t>em</w:t>
      </w:r>
      <w:proofErr w:type="spellEnd"/>
      <w:r w:rsidRPr="004C6796">
        <w:rPr>
          <w:color w:val="222222"/>
          <w:shd w:val="clear" w:color="auto" w:fill="FFFFFF"/>
          <w:lang w:val="en-US"/>
        </w:rPr>
        <w:t>: 26 set. 2017.</w:t>
      </w:r>
    </w:p>
    <w:p w14:paraId="143E617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382CCD9F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304DEC">
        <w:rPr>
          <w:lang w:val="en-US"/>
        </w:rPr>
        <w:t xml:space="preserve">KAPP, Karl M. et al. The </w:t>
      </w:r>
      <w:proofErr w:type="spellStart"/>
      <w:r w:rsidRPr="00304DEC">
        <w:rPr>
          <w:lang w:val="en-US"/>
        </w:rPr>
        <w:t>Gamification</w:t>
      </w:r>
      <w:proofErr w:type="spellEnd"/>
      <w:r w:rsidRPr="00304DEC">
        <w:rPr>
          <w:lang w:val="en-US"/>
        </w:rPr>
        <w:t xml:space="preserve"> of Learning and Instruction </w:t>
      </w:r>
      <w:proofErr w:type="spellStart"/>
      <w:r w:rsidRPr="00304DEC">
        <w:rPr>
          <w:lang w:val="en-US"/>
        </w:rPr>
        <w:t>Fieldbook</w:t>
      </w:r>
      <w:proofErr w:type="spellEnd"/>
      <w:r w:rsidRPr="00304DEC">
        <w:rPr>
          <w:lang w:val="en-US"/>
        </w:rPr>
        <w:t>: Ideas into Practice. California: Pfeiffer, 2014. 480 p.</w:t>
      </w:r>
    </w:p>
    <w:p w14:paraId="29D90EA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0712DD01" w14:textId="77777777" w:rsidR="00B05D20" w:rsidRPr="00BD4A91" w:rsidRDefault="00B05D20" w:rsidP="00B05D20">
      <w:pPr>
        <w:suppressAutoHyphens w:val="0"/>
        <w:jc w:val="both"/>
      </w:pPr>
      <w:r w:rsidRPr="00304DEC">
        <w:rPr>
          <w:color w:val="000000"/>
          <w:lang w:val="en-US"/>
        </w:rPr>
        <w:t>KERZNER, Harold. </w:t>
      </w:r>
      <w:r w:rsidRPr="00304DEC">
        <w:rPr>
          <w:b/>
          <w:bCs/>
          <w:color w:val="000000"/>
          <w:lang w:val="en-US"/>
        </w:rPr>
        <w:t>Project Management: </w:t>
      </w:r>
      <w:r w:rsidRPr="00304DEC">
        <w:rPr>
          <w:color w:val="000000"/>
          <w:lang w:val="en-US"/>
        </w:rPr>
        <w:t xml:space="preserve">A Systems Approach to Planning, Scheduling, and Controlling. </w:t>
      </w:r>
      <w:r w:rsidRPr="00BD4A91">
        <w:rPr>
          <w:color w:val="000000"/>
        </w:rPr>
        <w:t xml:space="preserve">10. ed. New Jersey: John </w:t>
      </w:r>
      <w:proofErr w:type="spellStart"/>
      <w:r w:rsidRPr="00BD4A91">
        <w:rPr>
          <w:color w:val="000000"/>
        </w:rPr>
        <w:t>Wiley</w:t>
      </w:r>
      <w:proofErr w:type="spellEnd"/>
      <w:r w:rsidRPr="00BD4A91">
        <w:rPr>
          <w:color w:val="000000"/>
        </w:rPr>
        <w:t xml:space="preserve"> &amp; Sons, 2009.</w:t>
      </w:r>
    </w:p>
    <w:p w14:paraId="79B530C6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</w:p>
    <w:p w14:paraId="371D0BB9" w14:textId="70FD5411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  <w:r w:rsidRPr="00BD4A91">
        <w:rPr>
          <w:color w:val="222222"/>
          <w:shd w:val="clear" w:color="auto" w:fill="FFFFFF"/>
        </w:rPr>
        <w:t>NAVARRO, Gabrielle. </w:t>
      </w:r>
      <w:proofErr w:type="spellStart"/>
      <w:r w:rsidRPr="00BD4A91">
        <w:rPr>
          <w:b/>
          <w:bCs/>
          <w:color w:val="222222"/>
        </w:rPr>
        <w:t>Gamificação</w:t>
      </w:r>
      <w:proofErr w:type="spellEnd"/>
      <w:r w:rsidRPr="00BD4A91">
        <w:rPr>
          <w:b/>
          <w:bCs/>
          <w:color w:val="222222"/>
        </w:rPr>
        <w:t xml:space="preserve">: a </w:t>
      </w:r>
      <w:r w:rsidR="004D2B91">
        <w:rPr>
          <w:b/>
          <w:bCs/>
          <w:color w:val="222222"/>
        </w:rPr>
        <w:t>T</w:t>
      </w:r>
      <w:r w:rsidRPr="00BD4A91">
        <w:rPr>
          <w:b/>
          <w:bCs/>
          <w:color w:val="222222"/>
        </w:rPr>
        <w:t xml:space="preserve">ransformação do </w:t>
      </w:r>
      <w:r w:rsidR="004D2B91">
        <w:rPr>
          <w:b/>
          <w:bCs/>
          <w:color w:val="222222"/>
        </w:rPr>
        <w:t>C</w:t>
      </w:r>
      <w:r w:rsidRPr="00BD4A91">
        <w:rPr>
          <w:b/>
          <w:bCs/>
          <w:color w:val="222222"/>
        </w:rPr>
        <w:t xml:space="preserve">onceito do </w:t>
      </w:r>
      <w:r w:rsidR="004D2B91">
        <w:rPr>
          <w:b/>
          <w:bCs/>
          <w:color w:val="222222"/>
        </w:rPr>
        <w:t>T</w:t>
      </w:r>
      <w:r w:rsidRPr="00BD4A91">
        <w:rPr>
          <w:b/>
          <w:bCs/>
          <w:color w:val="222222"/>
        </w:rPr>
        <w:t xml:space="preserve">ermo </w:t>
      </w:r>
      <w:r w:rsidR="004D2B91">
        <w:rPr>
          <w:b/>
          <w:bCs/>
          <w:color w:val="222222"/>
        </w:rPr>
        <w:t>J</w:t>
      </w:r>
      <w:r w:rsidRPr="00BD4A91">
        <w:rPr>
          <w:b/>
          <w:bCs/>
          <w:color w:val="222222"/>
        </w:rPr>
        <w:t xml:space="preserve">ogo no </w:t>
      </w:r>
      <w:r w:rsidR="004D2B91">
        <w:rPr>
          <w:b/>
          <w:bCs/>
          <w:color w:val="222222"/>
        </w:rPr>
        <w:t>C</w:t>
      </w:r>
      <w:r w:rsidRPr="00BD4A91">
        <w:rPr>
          <w:b/>
          <w:bCs/>
          <w:color w:val="222222"/>
        </w:rPr>
        <w:t xml:space="preserve">ontexto da </w:t>
      </w:r>
      <w:r w:rsidR="004D2B91">
        <w:rPr>
          <w:b/>
          <w:bCs/>
          <w:color w:val="222222"/>
        </w:rPr>
        <w:t>P</w:t>
      </w:r>
      <w:r w:rsidRPr="00BD4A91">
        <w:rPr>
          <w:b/>
          <w:bCs/>
          <w:color w:val="222222"/>
        </w:rPr>
        <w:t>ós-modernidade. </w:t>
      </w:r>
      <w:r w:rsidRPr="00BD4A91">
        <w:rPr>
          <w:color w:val="222222"/>
          <w:shd w:val="clear" w:color="auto" w:fill="FFFFFF"/>
        </w:rPr>
        <w:t>2013. 26 f. Monografia (Especialização) - Curso de Mídia, Informação e Cultura, Universidade de São Paulo, São Paulo, 2013.</w:t>
      </w:r>
    </w:p>
    <w:p w14:paraId="70579258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</w:p>
    <w:p w14:paraId="6A962783" w14:textId="77777777" w:rsidR="00B05D20" w:rsidRPr="00304DEC" w:rsidRDefault="00B05D20" w:rsidP="00B05D20">
      <w:pPr>
        <w:suppressAutoHyphens w:val="0"/>
        <w:jc w:val="both"/>
        <w:rPr>
          <w:lang w:val="en-US"/>
        </w:rPr>
      </w:pPr>
      <w:r w:rsidRPr="00BD4A91">
        <w:rPr>
          <w:color w:val="222222"/>
          <w:shd w:val="clear" w:color="auto" w:fill="FFFFFF"/>
        </w:rPr>
        <w:t xml:space="preserve">Project Management </w:t>
      </w:r>
      <w:proofErr w:type="spellStart"/>
      <w:r w:rsidRPr="00BD4A91">
        <w:rPr>
          <w:color w:val="222222"/>
          <w:shd w:val="clear" w:color="auto" w:fill="FFFFFF"/>
        </w:rPr>
        <w:t>Institute</w:t>
      </w:r>
      <w:proofErr w:type="spellEnd"/>
      <w:r w:rsidRPr="00BD4A91">
        <w:rPr>
          <w:color w:val="222222"/>
          <w:shd w:val="clear" w:color="auto" w:fill="FFFFFF"/>
        </w:rPr>
        <w:t xml:space="preserve"> (Org.). </w:t>
      </w:r>
      <w:r w:rsidRPr="00BD4A91">
        <w:rPr>
          <w:b/>
          <w:bCs/>
          <w:color w:val="222222"/>
        </w:rPr>
        <w:t>Um Guia do Conhecimento em Gerenciamento de Projeto: </w:t>
      </w:r>
      <w:r w:rsidRPr="00BD4A91">
        <w:rPr>
          <w:color w:val="222222"/>
          <w:shd w:val="clear" w:color="auto" w:fill="FFFFFF"/>
        </w:rPr>
        <w:t xml:space="preserve">Guia PMBOK®. </w:t>
      </w:r>
      <w:r w:rsidRPr="00304DEC">
        <w:rPr>
          <w:color w:val="222222"/>
          <w:shd w:val="clear" w:color="auto" w:fill="FFFFFF"/>
          <w:lang w:val="en-US"/>
        </w:rPr>
        <w:t>5. ed. Newtown Square: Project Management Institute, Inc., 2013.</w:t>
      </w:r>
    </w:p>
    <w:p w14:paraId="1D76BC03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6F177662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  <w:r w:rsidRPr="00304DEC">
        <w:rPr>
          <w:color w:val="222222"/>
          <w:shd w:val="clear" w:color="auto" w:fill="FFFFFF"/>
          <w:lang w:val="en-US"/>
        </w:rPr>
        <w:t>Project Management Institute (Org.). </w:t>
      </w:r>
      <w:r w:rsidRPr="00BD4A91">
        <w:rPr>
          <w:b/>
          <w:bCs/>
          <w:color w:val="222222"/>
        </w:rPr>
        <w:t>Um Guia do Conjunto de Conhecimentos em Gerenciamento de Projetos: </w:t>
      </w:r>
      <w:r w:rsidRPr="00BD4A91">
        <w:rPr>
          <w:color w:val="222222"/>
          <w:shd w:val="clear" w:color="auto" w:fill="FFFFFF"/>
        </w:rPr>
        <w:t xml:space="preserve">Guia PMBOK®. </w:t>
      </w:r>
      <w:r w:rsidRPr="00304DEC">
        <w:rPr>
          <w:color w:val="222222"/>
          <w:shd w:val="clear" w:color="auto" w:fill="FFFFFF"/>
          <w:lang w:val="en-US"/>
        </w:rPr>
        <w:t>4. ed. Newtown Square: Project Management Institute, Inc., 2008.</w:t>
      </w:r>
    </w:p>
    <w:p w14:paraId="72258FC0" w14:textId="77777777" w:rsidR="00B05D20" w:rsidRPr="00304DEC" w:rsidRDefault="00B05D20" w:rsidP="00B05D20">
      <w:pPr>
        <w:suppressAutoHyphens w:val="0"/>
        <w:jc w:val="both"/>
        <w:rPr>
          <w:color w:val="222222"/>
          <w:shd w:val="clear" w:color="auto" w:fill="FFFFFF"/>
          <w:lang w:val="en-US"/>
        </w:rPr>
      </w:pPr>
    </w:p>
    <w:p w14:paraId="2608A639" w14:textId="13EBABAC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VARGAS, Ricardo </w:t>
      </w:r>
      <w:proofErr w:type="spellStart"/>
      <w:r w:rsidRPr="00304DEC">
        <w:rPr>
          <w:lang w:val="en-US"/>
        </w:rPr>
        <w:t>Viana</w:t>
      </w:r>
      <w:proofErr w:type="spellEnd"/>
      <w:r w:rsidRPr="00304DEC">
        <w:rPr>
          <w:lang w:val="en-US"/>
        </w:rPr>
        <w:t xml:space="preserve">. </w:t>
      </w:r>
      <w:r w:rsidRPr="00BD4A91">
        <w:t>G</w:t>
      </w:r>
      <w:r w:rsidR="00DE7057">
        <w:t>erenciamento</w:t>
      </w:r>
      <w:r w:rsidRPr="00BD4A91">
        <w:t xml:space="preserve"> </w:t>
      </w:r>
      <w:r w:rsidR="00DE7057">
        <w:t>de</w:t>
      </w:r>
      <w:r w:rsidRPr="00BD4A91">
        <w:t xml:space="preserve"> </w:t>
      </w:r>
      <w:r w:rsidR="00DE7057">
        <w:t>Projetos</w:t>
      </w:r>
      <w:r w:rsidRPr="00BD4A91">
        <w:t>: E</w:t>
      </w:r>
      <w:r w:rsidR="00DE7057">
        <w:t>stabelecendo</w:t>
      </w:r>
      <w:r w:rsidRPr="00BD4A91">
        <w:t xml:space="preserve"> </w:t>
      </w:r>
      <w:r w:rsidR="00DE7057" w:rsidRPr="00BD4A91">
        <w:t>D</w:t>
      </w:r>
      <w:r w:rsidR="00DE7057">
        <w:t>iferenciais</w:t>
      </w:r>
      <w:r w:rsidR="00DE7057" w:rsidRPr="00BD4A91">
        <w:t xml:space="preserve"> </w:t>
      </w:r>
      <w:r w:rsidRPr="00BD4A91">
        <w:t>C</w:t>
      </w:r>
      <w:r w:rsidR="00DE7057">
        <w:t>ompetitivos</w:t>
      </w:r>
      <w:r w:rsidRPr="00BD4A91">
        <w:t xml:space="preserve">. 8. ed. Rio de Janeiro: </w:t>
      </w:r>
      <w:proofErr w:type="spellStart"/>
      <w:r w:rsidRPr="00BD4A91">
        <w:t>Brasport</w:t>
      </w:r>
      <w:proofErr w:type="spellEnd"/>
      <w:r w:rsidRPr="00BD4A91">
        <w:t>, 2016. 266 p.</w:t>
      </w:r>
    </w:p>
    <w:p w14:paraId="34DD9AB8" w14:textId="77777777" w:rsidR="00B05D20" w:rsidRPr="00BD4A91" w:rsidRDefault="00B05D20" w:rsidP="00B05D20">
      <w:pPr>
        <w:suppressAutoHyphens w:val="0"/>
        <w:jc w:val="both"/>
        <w:rPr>
          <w:color w:val="222222"/>
          <w:shd w:val="clear" w:color="auto" w:fill="FFFFFF"/>
        </w:rPr>
      </w:pP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  <w:r w:rsidRPr="00BD4A91">
        <w:rPr>
          <w:color w:val="222222"/>
          <w:shd w:val="clear" w:color="auto" w:fill="FFFFFF"/>
        </w:rPr>
        <w:tab/>
      </w:r>
    </w:p>
    <w:p w14:paraId="34855FA8" w14:textId="77777777" w:rsidR="00B05D20" w:rsidRPr="00BD4A91" w:rsidRDefault="00B05D20" w:rsidP="00B05D20">
      <w:pPr>
        <w:suppressAutoHyphens w:val="0"/>
        <w:jc w:val="both"/>
      </w:pPr>
      <w:r w:rsidRPr="00BD4A91">
        <w:rPr>
          <w:color w:val="222222"/>
          <w:shd w:val="clear" w:color="auto" w:fill="FFFFFF"/>
        </w:rPr>
        <w:t xml:space="preserve">VIANNA, </w:t>
      </w:r>
      <w:proofErr w:type="spellStart"/>
      <w:r w:rsidRPr="00BD4A91">
        <w:rPr>
          <w:color w:val="222222"/>
          <w:shd w:val="clear" w:color="auto" w:fill="FFFFFF"/>
        </w:rPr>
        <w:t>Ysmar</w:t>
      </w:r>
      <w:proofErr w:type="spellEnd"/>
      <w:r w:rsidRPr="00BD4A91">
        <w:rPr>
          <w:color w:val="222222"/>
          <w:shd w:val="clear" w:color="auto" w:fill="FFFFFF"/>
        </w:rPr>
        <w:t xml:space="preserve"> et al. </w:t>
      </w:r>
      <w:proofErr w:type="spellStart"/>
      <w:r w:rsidRPr="00BD4A91">
        <w:rPr>
          <w:b/>
          <w:bCs/>
          <w:color w:val="222222"/>
        </w:rPr>
        <w:t>Gamification</w:t>
      </w:r>
      <w:proofErr w:type="spellEnd"/>
      <w:r w:rsidRPr="00BD4A91">
        <w:rPr>
          <w:b/>
          <w:bCs/>
          <w:color w:val="222222"/>
        </w:rPr>
        <w:t>, Inc.: </w:t>
      </w:r>
      <w:r w:rsidRPr="00BD4A91">
        <w:rPr>
          <w:color w:val="222222"/>
          <w:shd w:val="clear" w:color="auto" w:fill="FFFFFF"/>
        </w:rPr>
        <w:t xml:space="preserve">Como reinventar empresas a partir de jogos. Rio de Janeiro: </w:t>
      </w:r>
      <w:proofErr w:type="spellStart"/>
      <w:r w:rsidRPr="00BD4A91">
        <w:rPr>
          <w:color w:val="222222"/>
          <w:shd w:val="clear" w:color="auto" w:fill="FFFFFF"/>
        </w:rPr>
        <w:t>Mjv</w:t>
      </w:r>
      <w:proofErr w:type="spellEnd"/>
      <w:r w:rsidRPr="00BD4A91">
        <w:rPr>
          <w:color w:val="222222"/>
          <w:shd w:val="clear" w:color="auto" w:fill="FFFFFF"/>
        </w:rPr>
        <w:t xml:space="preserve"> Press, 2013. 116 p.</w:t>
      </w:r>
    </w:p>
    <w:p w14:paraId="7BB38F90" w14:textId="77777777" w:rsidR="00B05D20" w:rsidRPr="00BD4A91" w:rsidRDefault="00B05D20" w:rsidP="00B05D20">
      <w:pPr>
        <w:suppressAutoHyphens w:val="0"/>
        <w:jc w:val="both"/>
      </w:pPr>
    </w:p>
    <w:p w14:paraId="329777DB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  <w:r w:rsidRPr="00BD4A91">
        <w:t xml:space="preserve">WERBACH, Kevin; HUNTER, Dan. </w:t>
      </w:r>
      <w:r w:rsidRPr="00304DEC">
        <w:rPr>
          <w:lang w:val="en-US"/>
        </w:rPr>
        <w:t>For the Win: How Game Thinking Can Revolutionize Your Business. Philadelphia: Wharton Digital Press, 2012.</w:t>
      </w:r>
    </w:p>
    <w:p w14:paraId="77DDDFCD" w14:textId="77777777" w:rsidR="00B05D20" w:rsidRPr="00304DEC" w:rsidRDefault="00B05D20" w:rsidP="00B05D20">
      <w:pPr>
        <w:tabs>
          <w:tab w:val="left" w:pos="525"/>
        </w:tabs>
        <w:jc w:val="both"/>
        <w:rPr>
          <w:lang w:val="en-US"/>
        </w:rPr>
      </w:pPr>
    </w:p>
    <w:p w14:paraId="15DFB41C" w14:textId="77777777" w:rsidR="00B05D20" w:rsidRPr="00BD4A91" w:rsidRDefault="00B05D20" w:rsidP="00B05D20">
      <w:pPr>
        <w:tabs>
          <w:tab w:val="left" w:pos="525"/>
        </w:tabs>
        <w:jc w:val="both"/>
      </w:pPr>
      <w:r w:rsidRPr="00304DEC">
        <w:rPr>
          <w:lang w:val="en-US"/>
        </w:rPr>
        <w:t xml:space="preserve">ZICHERMANN, Gabe; CUNNINGHAM, Christopher. </w:t>
      </w:r>
      <w:proofErr w:type="spellStart"/>
      <w:r w:rsidRPr="00304DEC">
        <w:rPr>
          <w:lang w:val="en-US"/>
        </w:rPr>
        <w:t>Gamification</w:t>
      </w:r>
      <w:proofErr w:type="spellEnd"/>
      <w:r w:rsidRPr="00304DEC">
        <w:rPr>
          <w:lang w:val="en-US"/>
        </w:rPr>
        <w:t xml:space="preserve"> by Design: Implementing Game Mechanics in Web and Mobile Apps. </w:t>
      </w:r>
      <w:r w:rsidRPr="00BD4A91">
        <w:t xml:space="preserve">Canada: O' </w:t>
      </w:r>
      <w:proofErr w:type="spellStart"/>
      <w:r w:rsidRPr="00BD4A91">
        <w:t>Reilly</w:t>
      </w:r>
      <w:proofErr w:type="spellEnd"/>
      <w:r w:rsidRPr="00BD4A91">
        <w:t xml:space="preserve"> Media, 2011. 182 p.</w:t>
      </w:r>
    </w:p>
    <w:p w14:paraId="155E997E" w14:textId="59ED5B69" w:rsidR="009A4E99" w:rsidRDefault="009A4E99" w:rsidP="00304DEC">
      <w:pPr>
        <w:pStyle w:val="Ttulo8"/>
        <w:pageBreakBefore/>
        <w:numPr>
          <w:ilvl w:val="0"/>
          <w:numId w:val="0"/>
        </w:numPr>
        <w:tabs>
          <w:tab w:val="left" w:pos="525"/>
        </w:tabs>
        <w:spacing w:line="360" w:lineRule="auto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Anexo 1</w:t>
      </w:r>
    </w:p>
    <w:p w14:paraId="69333D47" w14:textId="1DD90ABB" w:rsidR="003E01C3" w:rsidRPr="00E536D1" w:rsidRDefault="00242935" w:rsidP="009A4E99">
      <w:pPr>
        <w:spacing w:line="360" w:lineRule="auto"/>
        <w:jc w:val="both"/>
        <w:rPr>
          <w:rFonts w:ascii="Arial" w:hAnsi="Arial" w:cs="Arial"/>
          <w:color w:val="000000"/>
        </w:rPr>
      </w:pPr>
      <w:r w:rsidRPr="00E536D1">
        <w:rPr>
          <w:rFonts w:ascii="Arial" w:hAnsi="Arial" w:cs="Arial"/>
          <w:b/>
          <w:color w:val="000000"/>
        </w:rPr>
        <w:t>Figura 1</w:t>
      </w:r>
      <w:r w:rsidR="00F42DFC">
        <w:rPr>
          <w:rFonts w:ascii="Arial" w:hAnsi="Arial" w:cs="Arial"/>
          <w:b/>
          <w:color w:val="000000"/>
        </w:rPr>
        <w:t>5</w:t>
      </w:r>
      <w:r w:rsidR="003E01C3" w:rsidRPr="00E536D1">
        <w:rPr>
          <w:rFonts w:ascii="Arial" w:hAnsi="Arial" w:cs="Arial"/>
          <w:b/>
          <w:color w:val="000000"/>
        </w:rPr>
        <w:t>.</w:t>
      </w:r>
      <w:r w:rsidR="003E01C3" w:rsidRPr="00E536D1">
        <w:rPr>
          <w:rFonts w:ascii="Arial" w:hAnsi="Arial" w:cs="Arial"/>
          <w:color w:val="000000"/>
        </w:rPr>
        <w:t xml:space="preserve"> O processo de gerenciamento de projetos (parte 1 de 4)</w:t>
      </w:r>
    </w:p>
    <w:p w14:paraId="6DC2CA12" w14:textId="77777777" w:rsidR="009B4AE6" w:rsidRDefault="009B4AE6" w:rsidP="009A4E99">
      <w:pPr>
        <w:spacing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64CF095A" w14:textId="77777777" w:rsidR="009B4AE6" w:rsidRDefault="009B4AE6" w:rsidP="009A4E9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A6A26D" w14:textId="77777777" w:rsidR="00242935" w:rsidRPr="00242935" w:rsidRDefault="00F80B12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05E1102" wp14:editId="6A9B71BA">
            <wp:extent cx="4916068" cy="6480000"/>
            <wp:effectExtent l="0" t="0" r="12065" b="0"/>
            <wp:docPr id="4" name="Imagem 4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a_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6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1C3">
        <w:rPr>
          <w:rFonts w:ascii="Times" w:hAnsi="Times" w:cs="Times"/>
          <w:color w:val="000000"/>
          <w:sz w:val="24"/>
          <w:szCs w:val="24"/>
        </w:rPr>
        <w:t xml:space="preserve"> </w:t>
      </w:r>
      <w:r w:rsidR="00242935" w:rsidRPr="00242935">
        <w:rPr>
          <w:rFonts w:ascii="Arial" w:hAnsi="Arial" w:cs="Arial"/>
          <w:color w:val="000000"/>
        </w:rPr>
        <w:t>Fonte:</w:t>
      </w:r>
      <w:r w:rsidR="00242935">
        <w:rPr>
          <w:rFonts w:ascii="Arial" w:hAnsi="Arial" w:cs="Arial"/>
          <w:color w:val="000000"/>
        </w:rPr>
        <w:t xml:space="preserve"> VARGAS, 2016, P. 15</w:t>
      </w:r>
      <w:r w:rsidR="00242935" w:rsidRPr="00242935">
        <w:rPr>
          <w:rFonts w:ascii="Arial" w:hAnsi="Arial" w:cs="Arial"/>
          <w:color w:val="000000"/>
        </w:rPr>
        <w:t>9.</w:t>
      </w:r>
    </w:p>
    <w:p w14:paraId="14B21C8C" w14:textId="77777777" w:rsidR="003E01C3" w:rsidRDefault="003E01C3" w:rsidP="003E01C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FFDDE89" w14:textId="77777777" w:rsidR="00242935" w:rsidRDefault="00242935" w:rsidP="003E01C3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94EDFAD" w14:textId="5D6186F2" w:rsidR="00D84051" w:rsidRPr="00242935" w:rsidRDefault="00242935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lastRenderedPageBreak/>
        <w:t>Figura 1</w:t>
      </w:r>
      <w:r w:rsidR="00F42DFC">
        <w:rPr>
          <w:rFonts w:ascii="Arial" w:hAnsi="Arial" w:cs="Arial"/>
          <w:b/>
          <w:color w:val="000000"/>
        </w:rPr>
        <w:t>6</w:t>
      </w:r>
      <w:r w:rsidR="00074B9A" w:rsidRPr="00242935">
        <w:rPr>
          <w:rFonts w:ascii="Arial" w:hAnsi="Arial" w:cs="Arial"/>
          <w:b/>
          <w:color w:val="000000"/>
        </w:rPr>
        <w:t>.</w:t>
      </w:r>
      <w:r w:rsidR="00074B9A" w:rsidRPr="00242935">
        <w:rPr>
          <w:rFonts w:ascii="Arial" w:hAnsi="Arial" w:cs="Arial"/>
          <w:color w:val="000000"/>
        </w:rPr>
        <w:t xml:space="preserve"> O processo de gerenciamento de projetos (parte 2 de 4)</w:t>
      </w:r>
    </w:p>
    <w:p w14:paraId="01E7A247" w14:textId="77777777" w:rsidR="0025374E" w:rsidRDefault="0025374E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2E493AA3" w14:textId="77777777" w:rsidR="0025374E" w:rsidRDefault="00F80B12" w:rsidP="00EB16D6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47727E5C" wp14:editId="68CD1402">
            <wp:extent cx="4916068" cy="6480000"/>
            <wp:effectExtent l="0" t="0" r="12065" b="0"/>
            <wp:docPr id="3" name="Imagem 3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_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6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4593" w14:textId="77777777" w:rsidR="00242935" w:rsidRDefault="00242935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>
        <w:rPr>
          <w:rFonts w:ascii="Arial" w:hAnsi="Arial" w:cs="Arial"/>
          <w:color w:val="000000"/>
        </w:rPr>
        <w:t xml:space="preserve"> VARGAS, 2016, P. 160</w:t>
      </w:r>
      <w:r w:rsidRPr="00242935">
        <w:rPr>
          <w:rFonts w:ascii="Arial" w:hAnsi="Arial" w:cs="Arial"/>
          <w:color w:val="000000"/>
        </w:rPr>
        <w:t>.</w:t>
      </w:r>
    </w:p>
    <w:p w14:paraId="7FFA7F60" w14:textId="77777777" w:rsidR="00C639AC" w:rsidRDefault="00C639AC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</w:p>
    <w:p w14:paraId="47F57931" w14:textId="77777777" w:rsidR="00C639AC" w:rsidRPr="00242935" w:rsidRDefault="00C639AC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</w:p>
    <w:p w14:paraId="2A88F863" w14:textId="11BC9C02" w:rsidR="0025374E" w:rsidRPr="00242935" w:rsidRDefault="00242935" w:rsidP="0025374E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lastRenderedPageBreak/>
        <w:t xml:space="preserve">Figura </w:t>
      </w:r>
      <w:r w:rsidR="00F42DFC">
        <w:rPr>
          <w:rFonts w:ascii="Arial" w:hAnsi="Arial" w:cs="Arial"/>
          <w:b/>
          <w:color w:val="000000"/>
        </w:rPr>
        <w:t>17</w:t>
      </w:r>
      <w:r w:rsidR="0025374E" w:rsidRPr="00242935">
        <w:rPr>
          <w:rFonts w:ascii="Arial" w:hAnsi="Arial" w:cs="Arial"/>
          <w:b/>
          <w:color w:val="000000"/>
        </w:rPr>
        <w:t>.</w:t>
      </w:r>
      <w:r w:rsidR="0025374E" w:rsidRPr="00242935">
        <w:rPr>
          <w:rFonts w:ascii="Arial" w:hAnsi="Arial" w:cs="Arial"/>
          <w:color w:val="000000"/>
        </w:rPr>
        <w:t xml:space="preserve"> O processo de gerenciamento de projetos (parte 3 de 4)</w:t>
      </w:r>
    </w:p>
    <w:p w14:paraId="63ADBB97" w14:textId="77777777" w:rsidR="00D84051" w:rsidRDefault="00D84051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</w:p>
    <w:p w14:paraId="1B027097" w14:textId="77777777" w:rsidR="00644867" w:rsidRDefault="00F80B12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07F85700" wp14:editId="4CD0813E">
            <wp:extent cx="4916068" cy="6480000"/>
            <wp:effectExtent l="0" t="0" r="12065" b="0"/>
            <wp:docPr id="2" name="Imagem 2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a_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068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1770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>Fonte:</w:t>
      </w:r>
      <w:r>
        <w:rPr>
          <w:rFonts w:ascii="Arial" w:hAnsi="Arial" w:cs="Arial"/>
          <w:color w:val="000000"/>
        </w:rPr>
        <w:t xml:space="preserve"> VARGAS, 2016, P. 161</w:t>
      </w:r>
      <w:r w:rsidRPr="00242935">
        <w:rPr>
          <w:rFonts w:ascii="Arial" w:hAnsi="Arial" w:cs="Arial"/>
          <w:color w:val="000000"/>
        </w:rPr>
        <w:t>.</w:t>
      </w:r>
    </w:p>
    <w:p w14:paraId="2F371542" w14:textId="77777777" w:rsidR="00C639AC" w:rsidRDefault="00C639AC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color w:val="000000"/>
        </w:rPr>
      </w:pPr>
    </w:p>
    <w:p w14:paraId="6F375140" w14:textId="77777777" w:rsidR="00C639AC" w:rsidRDefault="00C639AC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b/>
          <w:color w:val="000000"/>
        </w:rPr>
      </w:pPr>
    </w:p>
    <w:p w14:paraId="49DE0193" w14:textId="5FD05523" w:rsidR="00D84051" w:rsidRPr="00242935" w:rsidRDefault="00242935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b/>
          <w:color w:val="000000"/>
        </w:rPr>
        <w:lastRenderedPageBreak/>
        <w:t xml:space="preserve">Figura </w:t>
      </w:r>
      <w:r w:rsidR="00F42DFC">
        <w:rPr>
          <w:rFonts w:ascii="Arial" w:hAnsi="Arial" w:cs="Arial"/>
          <w:b/>
          <w:color w:val="000000"/>
        </w:rPr>
        <w:t>18</w:t>
      </w:r>
      <w:r w:rsidR="00074B9A" w:rsidRPr="00242935">
        <w:rPr>
          <w:rFonts w:ascii="Arial" w:hAnsi="Arial" w:cs="Arial"/>
          <w:b/>
          <w:color w:val="000000"/>
        </w:rPr>
        <w:t>.</w:t>
      </w:r>
      <w:r w:rsidR="00074B9A" w:rsidRPr="00242935">
        <w:rPr>
          <w:rFonts w:ascii="Arial" w:hAnsi="Arial" w:cs="Arial"/>
          <w:color w:val="000000"/>
        </w:rPr>
        <w:t xml:space="preserve"> O processo de gerenciamento de projetos (</w:t>
      </w:r>
      <w:r w:rsidR="0025374E" w:rsidRPr="00242935">
        <w:rPr>
          <w:rFonts w:ascii="Arial" w:hAnsi="Arial" w:cs="Arial"/>
          <w:color w:val="000000"/>
        </w:rPr>
        <w:t>parte 4</w:t>
      </w:r>
      <w:r w:rsidR="00074B9A" w:rsidRPr="00242935">
        <w:rPr>
          <w:rFonts w:ascii="Arial" w:hAnsi="Arial" w:cs="Arial"/>
          <w:color w:val="000000"/>
        </w:rPr>
        <w:t xml:space="preserve"> de 4)</w:t>
      </w:r>
    </w:p>
    <w:p w14:paraId="64EF2EBB" w14:textId="77777777" w:rsidR="00644867" w:rsidRDefault="00F80B12" w:rsidP="00644867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noProof/>
          <w:color w:val="000000"/>
          <w:sz w:val="24"/>
          <w:szCs w:val="24"/>
        </w:rPr>
        <w:drawing>
          <wp:inline distT="0" distB="0" distL="0" distR="0" wp14:anchorId="55F55F70" wp14:editId="534D3AA1">
            <wp:extent cx="5612115" cy="6480000"/>
            <wp:effectExtent l="0" t="0" r="1905" b="0"/>
            <wp:docPr id="1" name="Imagem 1" descr="Figura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_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15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CF7" w14:textId="77777777" w:rsidR="00D84051" w:rsidRDefault="00D84051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p w14:paraId="31F29230" w14:textId="77777777" w:rsidR="00242935" w:rsidRPr="00242935" w:rsidRDefault="00242935" w:rsidP="00242935">
      <w:pPr>
        <w:widowControl w:val="0"/>
        <w:autoSpaceDE w:val="0"/>
        <w:autoSpaceDN w:val="0"/>
        <w:adjustRightInd w:val="0"/>
        <w:spacing w:after="240" w:line="360" w:lineRule="auto"/>
        <w:jc w:val="both"/>
        <w:rPr>
          <w:rFonts w:ascii="Arial" w:hAnsi="Arial" w:cs="Arial"/>
          <w:color w:val="000000"/>
        </w:rPr>
      </w:pPr>
      <w:r w:rsidRPr="00242935">
        <w:rPr>
          <w:rFonts w:ascii="Arial" w:hAnsi="Arial" w:cs="Arial"/>
          <w:color w:val="000000"/>
        </w:rPr>
        <w:t xml:space="preserve">Fonte: VARGAS, 2016, P. </w:t>
      </w:r>
      <w:r>
        <w:rPr>
          <w:rFonts w:ascii="Arial" w:hAnsi="Arial" w:cs="Arial"/>
          <w:color w:val="000000"/>
        </w:rPr>
        <w:t>162</w:t>
      </w:r>
      <w:r w:rsidRPr="00242935">
        <w:rPr>
          <w:rFonts w:ascii="Arial" w:hAnsi="Arial" w:cs="Arial"/>
          <w:color w:val="000000"/>
        </w:rPr>
        <w:t>.</w:t>
      </w:r>
    </w:p>
    <w:p w14:paraId="41DF08D7" w14:textId="77777777" w:rsidR="005C6675" w:rsidRDefault="005C6675" w:rsidP="000A167F">
      <w:pPr>
        <w:widowControl w:val="0"/>
        <w:autoSpaceDE w:val="0"/>
        <w:autoSpaceDN w:val="0"/>
        <w:adjustRightInd w:val="0"/>
        <w:spacing w:after="240" w:line="360" w:lineRule="auto"/>
        <w:ind w:firstLine="708"/>
        <w:jc w:val="both"/>
        <w:rPr>
          <w:rFonts w:ascii="Times" w:hAnsi="Times" w:cs="Times"/>
          <w:color w:val="000000"/>
          <w:sz w:val="24"/>
          <w:szCs w:val="24"/>
        </w:rPr>
      </w:pPr>
    </w:p>
    <w:sectPr w:rsidR="005C6675">
      <w:pgSz w:w="11906" w:h="16838"/>
      <w:pgMar w:top="1932" w:right="1134" w:bottom="1365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 w:cs="Symbol" w:hint="default"/>
      </w:rPr>
    </w:lvl>
  </w:abstractNum>
  <w:abstractNum w:abstractNumId="2">
    <w:nsid w:val="00000003"/>
    <w:multiLevelType w:val="multilevel"/>
    <w:tmpl w:val="F718DF6E"/>
    <w:name w:val="WW8Num3"/>
    <w:lvl w:ilvl="0">
      <w:start w:val="1"/>
      <w:numFmt w:val="decimal"/>
      <w:lvlText w:val="%1"/>
      <w:lvlJc w:val="left"/>
      <w:pPr>
        <w:tabs>
          <w:tab w:val="num" w:pos="0"/>
        </w:tabs>
        <w:ind w:left="900" w:hanging="360"/>
      </w:pPr>
      <w:rPr>
        <w:rFonts w:hint="default"/>
        <w:szCs w:val="24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980" w:hanging="720"/>
      </w:pPr>
      <w:rPr>
        <w:rFonts w:hint="default"/>
        <w:b w:val="0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700" w:hanging="1080"/>
      </w:pPr>
      <w:rPr>
        <w:rFonts w:hint="default"/>
        <w:szCs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060" w:hanging="1080"/>
      </w:pPr>
      <w:rPr>
        <w:rFonts w:hint="default"/>
        <w:szCs w:val="24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780" w:hanging="1440"/>
      </w:pPr>
      <w:rPr>
        <w:rFonts w:hint="default"/>
        <w:szCs w:val="24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140" w:hanging="1440"/>
      </w:pPr>
      <w:rPr>
        <w:rFonts w:hint="default"/>
        <w:szCs w:val="24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860" w:hanging="1800"/>
      </w:pPr>
      <w:rPr>
        <w:rFonts w:hint="default"/>
        <w:szCs w:val="24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220" w:hanging="1800"/>
      </w:pPr>
      <w:rPr>
        <w:rFonts w:hint="default"/>
        <w:szCs w:val="24"/>
      </w:rPr>
    </w:lvl>
  </w:abstractNum>
  <w:abstractNum w:abstractNumId="3">
    <w:nsid w:val="01652987"/>
    <w:multiLevelType w:val="hybridMultilevel"/>
    <w:tmpl w:val="D500EA8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FD50127"/>
    <w:multiLevelType w:val="hybridMultilevel"/>
    <w:tmpl w:val="A7D057A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>
    <w:nsid w:val="4CE23396"/>
    <w:multiLevelType w:val="hybridMultilevel"/>
    <w:tmpl w:val="9E0EEDB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14F0299"/>
    <w:multiLevelType w:val="hybridMultilevel"/>
    <w:tmpl w:val="D318FE3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62354DA"/>
    <w:multiLevelType w:val="hybridMultilevel"/>
    <w:tmpl w:val="CA40B89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CAD7F09"/>
    <w:multiLevelType w:val="hybridMultilevel"/>
    <w:tmpl w:val="886404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EF74C08"/>
    <w:multiLevelType w:val="multilevel"/>
    <w:tmpl w:val="24F06EEA"/>
    <w:lvl w:ilvl="0">
      <w:start w:val="3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2"/>
      <w:numFmt w:val="decimal"/>
      <w:lvlText w:val="%1.%2"/>
      <w:lvlJc w:val="left"/>
      <w:pPr>
        <w:ind w:left="1527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3054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4581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5748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7275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8442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9969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1136" w:hanging="1800"/>
      </w:pPr>
      <w:rPr>
        <w:rFonts w:eastAsia="Arial" w:hint="default"/>
      </w:rPr>
    </w:lvl>
  </w:abstractNum>
  <w:abstractNum w:abstractNumId="10">
    <w:nsid w:val="7AE0332E"/>
    <w:multiLevelType w:val="hybridMultilevel"/>
    <w:tmpl w:val="3C862920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1">
    <w:nsid w:val="7E5D79C0"/>
    <w:multiLevelType w:val="multilevel"/>
    <w:tmpl w:val="225CA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7"/>
  </w:num>
  <w:num w:numId="7">
    <w:abstractNumId w:val="4"/>
  </w:num>
  <w:num w:numId="8">
    <w:abstractNumId w:val="10"/>
  </w:num>
  <w:num w:numId="9">
    <w:abstractNumId w:val="6"/>
  </w:num>
  <w:num w:numId="10">
    <w:abstractNumId w:val="11"/>
  </w:num>
  <w:num w:numId="11">
    <w:abstractNumId w:val="8"/>
  </w:num>
  <w:num w:numId="12">
    <w:abstractNumId w:val="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ulo Medeiros Guerreiro">
    <w15:presenceInfo w15:providerId="Windows Live" w15:userId="4b3697a284787d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B1B"/>
    <w:rsid w:val="000009E2"/>
    <w:rsid w:val="0000241F"/>
    <w:rsid w:val="00003023"/>
    <w:rsid w:val="00003C87"/>
    <w:rsid w:val="00005942"/>
    <w:rsid w:val="00006F9D"/>
    <w:rsid w:val="00007151"/>
    <w:rsid w:val="00007B06"/>
    <w:rsid w:val="00010C25"/>
    <w:rsid w:val="00010C81"/>
    <w:rsid w:val="0001189B"/>
    <w:rsid w:val="0001329B"/>
    <w:rsid w:val="000151BD"/>
    <w:rsid w:val="000172B4"/>
    <w:rsid w:val="00017C7A"/>
    <w:rsid w:val="00017DD7"/>
    <w:rsid w:val="000262EB"/>
    <w:rsid w:val="00026CA7"/>
    <w:rsid w:val="000309C0"/>
    <w:rsid w:val="00032276"/>
    <w:rsid w:val="00040ABB"/>
    <w:rsid w:val="00041EFF"/>
    <w:rsid w:val="000450FE"/>
    <w:rsid w:val="000522A2"/>
    <w:rsid w:val="000527AA"/>
    <w:rsid w:val="00052D50"/>
    <w:rsid w:val="0005317F"/>
    <w:rsid w:val="00060680"/>
    <w:rsid w:val="000606F0"/>
    <w:rsid w:val="00062627"/>
    <w:rsid w:val="00062734"/>
    <w:rsid w:val="00063752"/>
    <w:rsid w:val="000637C7"/>
    <w:rsid w:val="00066D90"/>
    <w:rsid w:val="00067905"/>
    <w:rsid w:val="00074B9A"/>
    <w:rsid w:val="0007764F"/>
    <w:rsid w:val="000802F6"/>
    <w:rsid w:val="00081059"/>
    <w:rsid w:val="00082D8B"/>
    <w:rsid w:val="000831E8"/>
    <w:rsid w:val="000836C2"/>
    <w:rsid w:val="00085DE5"/>
    <w:rsid w:val="000860D5"/>
    <w:rsid w:val="00087806"/>
    <w:rsid w:val="00094034"/>
    <w:rsid w:val="00095BF9"/>
    <w:rsid w:val="00095FDA"/>
    <w:rsid w:val="000A167F"/>
    <w:rsid w:val="000A338E"/>
    <w:rsid w:val="000A427E"/>
    <w:rsid w:val="000A6C4B"/>
    <w:rsid w:val="000B02AC"/>
    <w:rsid w:val="000B2F54"/>
    <w:rsid w:val="000B346B"/>
    <w:rsid w:val="000B389D"/>
    <w:rsid w:val="000B53B7"/>
    <w:rsid w:val="000B6445"/>
    <w:rsid w:val="000B645F"/>
    <w:rsid w:val="000B71EE"/>
    <w:rsid w:val="000C0149"/>
    <w:rsid w:val="000C30DD"/>
    <w:rsid w:val="000C310A"/>
    <w:rsid w:val="000C483F"/>
    <w:rsid w:val="000C65CD"/>
    <w:rsid w:val="000C6CFB"/>
    <w:rsid w:val="000D1748"/>
    <w:rsid w:val="000D243A"/>
    <w:rsid w:val="000D5F01"/>
    <w:rsid w:val="000D6748"/>
    <w:rsid w:val="000E030F"/>
    <w:rsid w:val="000E2379"/>
    <w:rsid w:val="000E24C8"/>
    <w:rsid w:val="000E6A3C"/>
    <w:rsid w:val="000E6C45"/>
    <w:rsid w:val="000E7EBD"/>
    <w:rsid w:val="000F0811"/>
    <w:rsid w:val="000F27F0"/>
    <w:rsid w:val="000F3071"/>
    <w:rsid w:val="000F344F"/>
    <w:rsid w:val="000F463C"/>
    <w:rsid w:val="000F4707"/>
    <w:rsid w:val="000F5CAC"/>
    <w:rsid w:val="000F6A41"/>
    <w:rsid w:val="000F6C11"/>
    <w:rsid w:val="0010089C"/>
    <w:rsid w:val="00105C49"/>
    <w:rsid w:val="00105F46"/>
    <w:rsid w:val="00106EE4"/>
    <w:rsid w:val="00110FA1"/>
    <w:rsid w:val="001110B0"/>
    <w:rsid w:val="00111844"/>
    <w:rsid w:val="00113373"/>
    <w:rsid w:val="00117455"/>
    <w:rsid w:val="001204B7"/>
    <w:rsid w:val="00121741"/>
    <w:rsid w:val="00121E34"/>
    <w:rsid w:val="00123AD8"/>
    <w:rsid w:val="00124034"/>
    <w:rsid w:val="00125822"/>
    <w:rsid w:val="00126962"/>
    <w:rsid w:val="00127800"/>
    <w:rsid w:val="00127EFA"/>
    <w:rsid w:val="00131E94"/>
    <w:rsid w:val="0013513B"/>
    <w:rsid w:val="0013559F"/>
    <w:rsid w:val="00143521"/>
    <w:rsid w:val="00144056"/>
    <w:rsid w:val="00144FED"/>
    <w:rsid w:val="00150EAF"/>
    <w:rsid w:val="00151AA3"/>
    <w:rsid w:val="00153B90"/>
    <w:rsid w:val="00154807"/>
    <w:rsid w:val="00155B26"/>
    <w:rsid w:val="0015657F"/>
    <w:rsid w:val="00157546"/>
    <w:rsid w:val="001606D7"/>
    <w:rsid w:val="00163E80"/>
    <w:rsid w:val="00165744"/>
    <w:rsid w:val="00166E1A"/>
    <w:rsid w:val="001705FE"/>
    <w:rsid w:val="00172048"/>
    <w:rsid w:val="00172E56"/>
    <w:rsid w:val="00173DE5"/>
    <w:rsid w:val="00175695"/>
    <w:rsid w:val="0017738B"/>
    <w:rsid w:val="00181348"/>
    <w:rsid w:val="001820FB"/>
    <w:rsid w:val="001834C1"/>
    <w:rsid w:val="00183799"/>
    <w:rsid w:val="00184AAA"/>
    <w:rsid w:val="00190300"/>
    <w:rsid w:val="00192EEF"/>
    <w:rsid w:val="00193E4D"/>
    <w:rsid w:val="0019456C"/>
    <w:rsid w:val="001949AD"/>
    <w:rsid w:val="00194AAA"/>
    <w:rsid w:val="0019587B"/>
    <w:rsid w:val="001A5B53"/>
    <w:rsid w:val="001A69C4"/>
    <w:rsid w:val="001A7060"/>
    <w:rsid w:val="001B0F69"/>
    <w:rsid w:val="001B4DDC"/>
    <w:rsid w:val="001C16DB"/>
    <w:rsid w:val="001C4DC8"/>
    <w:rsid w:val="001C593E"/>
    <w:rsid w:val="001D0C81"/>
    <w:rsid w:val="001D4992"/>
    <w:rsid w:val="001D5F09"/>
    <w:rsid w:val="001D6E0B"/>
    <w:rsid w:val="001D75BA"/>
    <w:rsid w:val="001E0048"/>
    <w:rsid w:val="001E0E48"/>
    <w:rsid w:val="001E1E8B"/>
    <w:rsid w:val="001F3D41"/>
    <w:rsid w:val="001F5C78"/>
    <w:rsid w:val="001F708E"/>
    <w:rsid w:val="001F784D"/>
    <w:rsid w:val="001F7C30"/>
    <w:rsid w:val="00201A4B"/>
    <w:rsid w:val="00203C21"/>
    <w:rsid w:val="0020662E"/>
    <w:rsid w:val="002072C8"/>
    <w:rsid w:val="002074E1"/>
    <w:rsid w:val="0021019D"/>
    <w:rsid w:val="002119D8"/>
    <w:rsid w:val="0021336D"/>
    <w:rsid w:val="002139C9"/>
    <w:rsid w:val="002140EF"/>
    <w:rsid w:val="002166F6"/>
    <w:rsid w:val="00217142"/>
    <w:rsid w:val="0022179C"/>
    <w:rsid w:val="00223CD8"/>
    <w:rsid w:val="00224261"/>
    <w:rsid w:val="002269DF"/>
    <w:rsid w:val="00230D3A"/>
    <w:rsid w:val="00231494"/>
    <w:rsid w:val="00231D06"/>
    <w:rsid w:val="00235231"/>
    <w:rsid w:val="00235404"/>
    <w:rsid w:val="00235AEA"/>
    <w:rsid w:val="00240995"/>
    <w:rsid w:val="0024119D"/>
    <w:rsid w:val="00242935"/>
    <w:rsid w:val="00245A6C"/>
    <w:rsid w:val="00245D30"/>
    <w:rsid w:val="00246C20"/>
    <w:rsid w:val="00247492"/>
    <w:rsid w:val="002525D0"/>
    <w:rsid w:val="0025374E"/>
    <w:rsid w:val="002545DE"/>
    <w:rsid w:val="0025460D"/>
    <w:rsid w:val="00254690"/>
    <w:rsid w:val="00255C2E"/>
    <w:rsid w:val="00255ED2"/>
    <w:rsid w:val="002621F4"/>
    <w:rsid w:val="00262B92"/>
    <w:rsid w:val="00263BF0"/>
    <w:rsid w:val="00263CB5"/>
    <w:rsid w:val="002640DA"/>
    <w:rsid w:val="00266581"/>
    <w:rsid w:val="00266A2A"/>
    <w:rsid w:val="0027309C"/>
    <w:rsid w:val="00275D60"/>
    <w:rsid w:val="00276714"/>
    <w:rsid w:val="00277356"/>
    <w:rsid w:val="00277D2C"/>
    <w:rsid w:val="0028050F"/>
    <w:rsid w:val="00282488"/>
    <w:rsid w:val="00284B72"/>
    <w:rsid w:val="002860E1"/>
    <w:rsid w:val="00286E71"/>
    <w:rsid w:val="00286F0C"/>
    <w:rsid w:val="00287DEB"/>
    <w:rsid w:val="0029139B"/>
    <w:rsid w:val="00294658"/>
    <w:rsid w:val="002957E7"/>
    <w:rsid w:val="00296841"/>
    <w:rsid w:val="002A1AC4"/>
    <w:rsid w:val="002A2AD7"/>
    <w:rsid w:val="002A3766"/>
    <w:rsid w:val="002A42FB"/>
    <w:rsid w:val="002A4A32"/>
    <w:rsid w:val="002B04CB"/>
    <w:rsid w:val="002B156F"/>
    <w:rsid w:val="002B2B33"/>
    <w:rsid w:val="002B352C"/>
    <w:rsid w:val="002B538E"/>
    <w:rsid w:val="002B5A40"/>
    <w:rsid w:val="002B5E8D"/>
    <w:rsid w:val="002C2351"/>
    <w:rsid w:val="002C4D63"/>
    <w:rsid w:val="002C5AF3"/>
    <w:rsid w:val="002C63E1"/>
    <w:rsid w:val="002C696B"/>
    <w:rsid w:val="002C7262"/>
    <w:rsid w:val="002D1459"/>
    <w:rsid w:val="002D1811"/>
    <w:rsid w:val="002D21D5"/>
    <w:rsid w:val="002D34D5"/>
    <w:rsid w:val="002D539B"/>
    <w:rsid w:val="002D55C4"/>
    <w:rsid w:val="002D569E"/>
    <w:rsid w:val="002E1733"/>
    <w:rsid w:val="002E3054"/>
    <w:rsid w:val="002E4EAE"/>
    <w:rsid w:val="002F2E6C"/>
    <w:rsid w:val="002F46C6"/>
    <w:rsid w:val="002F6E7C"/>
    <w:rsid w:val="002F7A61"/>
    <w:rsid w:val="002F7F69"/>
    <w:rsid w:val="003016F4"/>
    <w:rsid w:val="00301E3A"/>
    <w:rsid w:val="00303D00"/>
    <w:rsid w:val="00304034"/>
    <w:rsid w:val="00304DEC"/>
    <w:rsid w:val="00304E87"/>
    <w:rsid w:val="003057B0"/>
    <w:rsid w:val="00305BF1"/>
    <w:rsid w:val="00306E22"/>
    <w:rsid w:val="003071E8"/>
    <w:rsid w:val="0030773A"/>
    <w:rsid w:val="0031018E"/>
    <w:rsid w:val="00310BDC"/>
    <w:rsid w:val="00313B8E"/>
    <w:rsid w:val="00314100"/>
    <w:rsid w:val="00314C25"/>
    <w:rsid w:val="00314E09"/>
    <w:rsid w:val="0031693A"/>
    <w:rsid w:val="00321050"/>
    <w:rsid w:val="00321154"/>
    <w:rsid w:val="00323660"/>
    <w:rsid w:val="00325B25"/>
    <w:rsid w:val="003304B2"/>
    <w:rsid w:val="003305E4"/>
    <w:rsid w:val="00335B2E"/>
    <w:rsid w:val="003403B9"/>
    <w:rsid w:val="003417B1"/>
    <w:rsid w:val="00342824"/>
    <w:rsid w:val="003431DF"/>
    <w:rsid w:val="00345E28"/>
    <w:rsid w:val="00347672"/>
    <w:rsid w:val="003506E5"/>
    <w:rsid w:val="003528CA"/>
    <w:rsid w:val="00352DA3"/>
    <w:rsid w:val="003546FA"/>
    <w:rsid w:val="00357798"/>
    <w:rsid w:val="00361EBE"/>
    <w:rsid w:val="003630B8"/>
    <w:rsid w:val="0036337D"/>
    <w:rsid w:val="00365D03"/>
    <w:rsid w:val="003660EE"/>
    <w:rsid w:val="003713E3"/>
    <w:rsid w:val="00373063"/>
    <w:rsid w:val="00373EBD"/>
    <w:rsid w:val="00375199"/>
    <w:rsid w:val="00377CAB"/>
    <w:rsid w:val="003806BC"/>
    <w:rsid w:val="00384204"/>
    <w:rsid w:val="003844CD"/>
    <w:rsid w:val="003846EA"/>
    <w:rsid w:val="0038557B"/>
    <w:rsid w:val="00385D23"/>
    <w:rsid w:val="00385F4C"/>
    <w:rsid w:val="00392C51"/>
    <w:rsid w:val="00397302"/>
    <w:rsid w:val="003A009B"/>
    <w:rsid w:val="003A19C5"/>
    <w:rsid w:val="003A396C"/>
    <w:rsid w:val="003A4E18"/>
    <w:rsid w:val="003A5AB2"/>
    <w:rsid w:val="003A6653"/>
    <w:rsid w:val="003A6E1E"/>
    <w:rsid w:val="003A7B4D"/>
    <w:rsid w:val="003B0B34"/>
    <w:rsid w:val="003B0E17"/>
    <w:rsid w:val="003B5B78"/>
    <w:rsid w:val="003B5E8E"/>
    <w:rsid w:val="003B704F"/>
    <w:rsid w:val="003C1CDE"/>
    <w:rsid w:val="003C70AD"/>
    <w:rsid w:val="003C751B"/>
    <w:rsid w:val="003C77E1"/>
    <w:rsid w:val="003D025C"/>
    <w:rsid w:val="003D074C"/>
    <w:rsid w:val="003D0AA1"/>
    <w:rsid w:val="003E01C3"/>
    <w:rsid w:val="003E6D80"/>
    <w:rsid w:val="003F169C"/>
    <w:rsid w:val="003F47E2"/>
    <w:rsid w:val="003F57BD"/>
    <w:rsid w:val="003F70D2"/>
    <w:rsid w:val="003F7ABD"/>
    <w:rsid w:val="0040101C"/>
    <w:rsid w:val="00401E09"/>
    <w:rsid w:val="00402319"/>
    <w:rsid w:val="00404DF4"/>
    <w:rsid w:val="00405ABE"/>
    <w:rsid w:val="004101F7"/>
    <w:rsid w:val="00413A3E"/>
    <w:rsid w:val="00414234"/>
    <w:rsid w:val="0041611D"/>
    <w:rsid w:val="004168E6"/>
    <w:rsid w:val="00417376"/>
    <w:rsid w:val="00421463"/>
    <w:rsid w:val="00423507"/>
    <w:rsid w:val="00425532"/>
    <w:rsid w:val="004277A0"/>
    <w:rsid w:val="0042797F"/>
    <w:rsid w:val="00431E38"/>
    <w:rsid w:val="00434D92"/>
    <w:rsid w:val="0043506B"/>
    <w:rsid w:val="0043523D"/>
    <w:rsid w:val="004374D8"/>
    <w:rsid w:val="0044054A"/>
    <w:rsid w:val="004435DA"/>
    <w:rsid w:val="00445531"/>
    <w:rsid w:val="0045203D"/>
    <w:rsid w:val="004529D2"/>
    <w:rsid w:val="0045350F"/>
    <w:rsid w:val="00457B0D"/>
    <w:rsid w:val="00461F81"/>
    <w:rsid w:val="004624C7"/>
    <w:rsid w:val="00463083"/>
    <w:rsid w:val="00464DCA"/>
    <w:rsid w:val="00464EAC"/>
    <w:rsid w:val="0047249D"/>
    <w:rsid w:val="00472FF7"/>
    <w:rsid w:val="00474242"/>
    <w:rsid w:val="00481553"/>
    <w:rsid w:val="0048301D"/>
    <w:rsid w:val="004842AF"/>
    <w:rsid w:val="00486D25"/>
    <w:rsid w:val="00486EBB"/>
    <w:rsid w:val="004938BD"/>
    <w:rsid w:val="00493B63"/>
    <w:rsid w:val="00493CD0"/>
    <w:rsid w:val="00496E43"/>
    <w:rsid w:val="004A1C20"/>
    <w:rsid w:val="004A1F8D"/>
    <w:rsid w:val="004A24A1"/>
    <w:rsid w:val="004A49AE"/>
    <w:rsid w:val="004A56D6"/>
    <w:rsid w:val="004A595D"/>
    <w:rsid w:val="004B1A8F"/>
    <w:rsid w:val="004B3229"/>
    <w:rsid w:val="004B71C1"/>
    <w:rsid w:val="004B7B16"/>
    <w:rsid w:val="004B7D0A"/>
    <w:rsid w:val="004C6796"/>
    <w:rsid w:val="004D0595"/>
    <w:rsid w:val="004D1FD2"/>
    <w:rsid w:val="004D2B91"/>
    <w:rsid w:val="004D3529"/>
    <w:rsid w:val="004D4FB5"/>
    <w:rsid w:val="004D5C4F"/>
    <w:rsid w:val="004D6A8F"/>
    <w:rsid w:val="004D75FF"/>
    <w:rsid w:val="004E06CF"/>
    <w:rsid w:val="004E70FD"/>
    <w:rsid w:val="004F0A90"/>
    <w:rsid w:val="004F0DAB"/>
    <w:rsid w:val="004F2403"/>
    <w:rsid w:val="004F3619"/>
    <w:rsid w:val="004F3DF8"/>
    <w:rsid w:val="005038F0"/>
    <w:rsid w:val="00506EE9"/>
    <w:rsid w:val="00507C36"/>
    <w:rsid w:val="00510493"/>
    <w:rsid w:val="00510F27"/>
    <w:rsid w:val="0051371F"/>
    <w:rsid w:val="00520433"/>
    <w:rsid w:val="00520F8C"/>
    <w:rsid w:val="0052119E"/>
    <w:rsid w:val="00523AE2"/>
    <w:rsid w:val="00527439"/>
    <w:rsid w:val="0053157D"/>
    <w:rsid w:val="00531698"/>
    <w:rsid w:val="00532682"/>
    <w:rsid w:val="00535950"/>
    <w:rsid w:val="0053772A"/>
    <w:rsid w:val="005413DD"/>
    <w:rsid w:val="005419CA"/>
    <w:rsid w:val="00544A9E"/>
    <w:rsid w:val="00546F4A"/>
    <w:rsid w:val="00547B82"/>
    <w:rsid w:val="00554BA2"/>
    <w:rsid w:val="00555966"/>
    <w:rsid w:val="00556822"/>
    <w:rsid w:val="00556F3F"/>
    <w:rsid w:val="00571AE1"/>
    <w:rsid w:val="00573BDB"/>
    <w:rsid w:val="00574662"/>
    <w:rsid w:val="00574D75"/>
    <w:rsid w:val="005809C0"/>
    <w:rsid w:val="00580EBE"/>
    <w:rsid w:val="00581FC7"/>
    <w:rsid w:val="0058323E"/>
    <w:rsid w:val="00585AF5"/>
    <w:rsid w:val="00587376"/>
    <w:rsid w:val="0059492B"/>
    <w:rsid w:val="00595DAC"/>
    <w:rsid w:val="00597EEF"/>
    <w:rsid w:val="005A058C"/>
    <w:rsid w:val="005A4099"/>
    <w:rsid w:val="005A7372"/>
    <w:rsid w:val="005B0044"/>
    <w:rsid w:val="005B1800"/>
    <w:rsid w:val="005B2AD0"/>
    <w:rsid w:val="005B32CF"/>
    <w:rsid w:val="005B3748"/>
    <w:rsid w:val="005B3942"/>
    <w:rsid w:val="005B3F39"/>
    <w:rsid w:val="005B5CBF"/>
    <w:rsid w:val="005B7604"/>
    <w:rsid w:val="005C0A5D"/>
    <w:rsid w:val="005C1765"/>
    <w:rsid w:val="005C4F6A"/>
    <w:rsid w:val="005C6675"/>
    <w:rsid w:val="005D6475"/>
    <w:rsid w:val="005E4027"/>
    <w:rsid w:val="005F6991"/>
    <w:rsid w:val="005F6E84"/>
    <w:rsid w:val="00600541"/>
    <w:rsid w:val="00606F1C"/>
    <w:rsid w:val="00607131"/>
    <w:rsid w:val="0061035D"/>
    <w:rsid w:val="00611111"/>
    <w:rsid w:val="00613B21"/>
    <w:rsid w:val="00623D7F"/>
    <w:rsid w:val="0062426F"/>
    <w:rsid w:val="00624D56"/>
    <w:rsid w:val="006304E2"/>
    <w:rsid w:val="00632805"/>
    <w:rsid w:val="006356C4"/>
    <w:rsid w:val="0063598C"/>
    <w:rsid w:val="00636F71"/>
    <w:rsid w:val="00637DF4"/>
    <w:rsid w:val="006418AD"/>
    <w:rsid w:val="006419CB"/>
    <w:rsid w:val="00644867"/>
    <w:rsid w:val="00645C59"/>
    <w:rsid w:val="00645C90"/>
    <w:rsid w:val="00651466"/>
    <w:rsid w:val="006522A8"/>
    <w:rsid w:val="00652B1B"/>
    <w:rsid w:val="006530D4"/>
    <w:rsid w:val="00653E2D"/>
    <w:rsid w:val="00662E25"/>
    <w:rsid w:val="0066322A"/>
    <w:rsid w:val="00663D49"/>
    <w:rsid w:val="00664658"/>
    <w:rsid w:val="00664A65"/>
    <w:rsid w:val="006652DC"/>
    <w:rsid w:val="00665865"/>
    <w:rsid w:val="00666B7E"/>
    <w:rsid w:val="00671A86"/>
    <w:rsid w:val="006767A3"/>
    <w:rsid w:val="006767D4"/>
    <w:rsid w:val="0067784F"/>
    <w:rsid w:val="006809CE"/>
    <w:rsid w:val="006812C4"/>
    <w:rsid w:val="00681AC4"/>
    <w:rsid w:val="00681FB0"/>
    <w:rsid w:val="00683510"/>
    <w:rsid w:val="00683CB8"/>
    <w:rsid w:val="00684EA0"/>
    <w:rsid w:val="00686971"/>
    <w:rsid w:val="0069177C"/>
    <w:rsid w:val="00691944"/>
    <w:rsid w:val="00696861"/>
    <w:rsid w:val="006A0DCA"/>
    <w:rsid w:val="006A31BE"/>
    <w:rsid w:val="006A4876"/>
    <w:rsid w:val="006A58B5"/>
    <w:rsid w:val="006B0490"/>
    <w:rsid w:val="006B184E"/>
    <w:rsid w:val="006B3D02"/>
    <w:rsid w:val="006B6A36"/>
    <w:rsid w:val="006B6CCE"/>
    <w:rsid w:val="006B75ED"/>
    <w:rsid w:val="006C1452"/>
    <w:rsid w:val="006C2714"/>
    <w:rsid w:val="006C436D"/>
    <w:rsid w:val="006C4BDD"/>
    <w:rsid w:val="006C579C"/>
    <w:rsid w:val="006C795E"/>
    <w:rsid w:val="006D2A5A"/>
    <w:rsid w:val="006D3C64"/>
    <w:rsid w:val="006D4CBD"/>
    <w:rsid w:val="006D688E"/>
    <w:rsid w:val="006D70EE"/>
    <w:rsid w:val="006D7497"/>
    <w:rsid w:val="006E101C"/>
    <w:rsid w:val="006E403D"/>
    <w:rsid w:val="006E4126"/>
    <w:rsid w:val="006E5D2E"/>
    <w:rsid w:val="006F0208"/>
    <w:rsid w:val="006F0E19"/>
    <w:rsid w:val="006F2C3B"/>
    <w:rsid w:val="006F309F"/>
    <w:rsid w:val="006F6017"/>
    <w:rsid w:val="006F655F"/>
    <w:rsid w:val="006F7D21"/>
    <w:rsid w:val="006F7E1E"/>
    <w:rsid w:val="00700099"/>
    <w:rsid w:val="00700150"/>
    <w:rsid w:val="007004DF"/>
    <w:rsid w:val="00702D7A"/>
    <w:rsid w:val="00702DD1"/>
    <w:rsid w:val="00706B6B"/>
    <w:rsid w:val="00706D04"/>
    <w:rsid w:val="007100B3"/>
    <w:rsid w:val="007101AC"/>
    <w:rsid w:val="0071069B"/>
    <w:rsid w:val="00710DF2"/>
    <w:rsid w:val="00711D6D"/>
    <w:rsid w:val="00712641"/>
    <w:rsid w:val="00715625"/>
    <w:rsid w:val="00724FD8"/>
    <w:rsid w:val="00730ECB"/>
    <w:rsid w:val="00731B1A"/>
    <w:rsid w:val="007323DB"/>
    <w:rsid w:val="0073761B"/>
    <w:rsid w:val="00742E09"/>
    <w:rsid w:val="00746690"/>
    <w:rsid w:val="00750807"/>
    <w:rsid w:val="00750BE8"/>
    <w:rsid w:val="007524B1"/>
    <w:rsid w:val="00752F4C"/>
    <w:rsid w:val="007537FB"/>
    <w:rsid w:val="0075399D"/>
    <w:rsid w:val="00754145"/>
    <w:rsid w:val="00760FA7"/>
    <w:rsid w:val="007612E8"/>
    <w:rsid w:val="00763AA8"/>
    <w:rsid w:val="00763F31"/>
    <w:rsid w:val="00764999"/>
    <w:rsid w:val="00764ED1"/>
    <w:rsid w:val="00765080"/>
    <w:rsid w:val="00766784"/>
    <w:rsid w:val="00774003"/>
    <w:rsid w:val="00775E38"/>
    <w:rsid w:val="00775E98"/>
    <w:rsid w:val="0077714C"/>
    <w:rsid w:val="0077791A"/>
    <w:rsid w:val="00782F02"/>
    <w:rsid w:val="007837D8"/>
    <w:rsid w:val="007846FB"/>
    <w:rsid w:val="00785F40"/>
    <w:rsid w:val="0078693C"/>
    <w:rsid w:val="007911CD"/>
    <w:rsid w:val="00791312"/>
    <w:rsid w:val="00792095"/>
    <w:rsid w:val="007926B2"/>
    <w:rsid w:val="00792BDC"/>
    <w:rsid w:val="00793519"/>
    <w:rsid w:val="00793D58"/>
    <w:rsid w:val="007961E5"/>
    <w:rsid w:val="007967A8"/>
    <w:rsid w:val="007A1C39"/>
    <w:rsid w:val="007A6A06"/>
    <w:rsid w:val="007A736D"/>
    <w:rsid w:val="007A749B"/>
    <w:rsid w:val="007B04D0"/>
    <w:rsid w:val="007B1CC0"/>
    <w:rsid w:val="007B2575"/>
    <w:rsid w:val="007B4659"/>
    <w:rsid w:val="007B5B29"/>
    <w:rsid w:val="007B5BF4"/>
    <w:rsid w:val="007C00B9"/>
    <w:rsid w:val="007C1C7D"/>
    <w:rsid w:val="007C5B5A"/>
    <w:rsid w:val="007C6B13"/>
    <w:rsid w:val="007D0DCF"/>
    <w:rsid w:val="007D2187"/>
    <w:rsid w:val="007D2896"/>
    <w:rsid w:val="007D4305"/>
    <w:rsid w:val="007D443C"/>
    <w:rsid w:val="007E0A77"/>
    <w:rsid w:val="007E2BA9"/>
    <w:rsid w:val="007E2C67"/>
    <w:rsid w:val="007E5AF5"/>
    <w:rsid w:val="007E5E26"/>
    <w:rsid w:val="007E5EF0"/>
    <w:rsid w:val="007F0CAB"/>
    <w:rsid w:val="007F1942"/>
    <w:rsid w:val="007F406A"/>
    <w:rsid w:val="007F46CF"/>
    <w:rsid w:val="007F473C"/>
    <w:rsid w:val="007F53C3"/>
    <w:rsid w:val="00802E3A"/>
    <w:rsid w:val="008031FF"/>
    <w:rsid w:val="00805A1C"/>
    <w:rsid w:val="008109B6"/>
    <w:rsid w:val="00815318"/>
    <w:rsid w:val="008155BD"/>
    <w:rsid w:val="00815A48"/>
    <w:rsid w:val="00820A4E"/>
    <w:rsid w:val="008221CD"/>
    <w:rsid w:val="008226E2"/>
    <w:rsid w:val="008261AA"/>
    <w:rsid w:val="008314E9"/>
    <w:rsid w:val="0083183A"/>
    <w:rsid w:val="00832F36"/>
    <w:rsid w:val="008354AA"/>
    <w:rsid w:val="00841803"/>
    <w:rsid w:val="008426A1"/>
    <w:rsid w:val="00843978"/>
    <w:rsid w:val="008444D4"/>
    <w:rsid w:val="00845271"/>
    <w:rsid w:val="0084558C"/>
    <w:rsid w:val="008478D8"/>
    <w:rsid w:val="00851E7E"/>
    <w:rsid w:val="00852872"/>
    <w:rsid w:val="00853B95"/>
    <w:rsid w:val="00854427"/>
    <w:rsid w:val="008629BF"/>
    <w:rsid w:val="00862AEF"/>
    <w:rsid w:val="00862CED"/>
    <w:rsid w:val="00870779"/>
    <w:rsid w:val="008717E2"/>
    <w:rsid w:val="008734E4"/>
    <w:rsid w:val="008751A6"/>
    <w:rsid w:val="00876590"/>
    <w:rsid w:val="00880B5E"/>
    <w:rsid w:val="00880C38"/>
    <w:rsid w:val="00880DC6"/>
    <w:rsid w:val="008814DD"/>
    <w:rsid w:val="008828FC"/>
    <w:rsid w:val="00883E43"/>
    <w:rsid w:val="00884D88"/>
    <w:rsid w:val="00884DA1"/>
    <w:rsid w:val="00884F74"/>
    <w:rsid w:val="0088624B"/>
    <w:rsid w:val="00886431"/>
    <w:rsid w:val="00887DA5"/>
    <w:rsid w:val="0089119D"/>
    <w:rsid w:val="00894356"/>
    <w:rsid w:val="008950BF"/>
    <w:rsid w:val="008A0087"/>
    <w:rsid w:val="008A05FE"/>
    <w:rsid w:val="008A0AD7"/>
    <w:rsid w:val="008A45F2"/>
    <w:rsid w:val="008A49D6"/>
    <w:rsid w:val="008B16DD"/>
    <w:rsid w:val="008B21E2"/>
    <w:rsid w:val="008B2221"/>
    <w:rsid w:val="008C2750"/>
    <w:rsid w:val="008C2D39"/>
    <w:rsid w:val="008C3498"/>
    <w:rsid w:val="008C3ED8"/>
    <w:rsid w:val="008D4B30"/>
    <w:rsid w:val="008D5A1C"/>
    <w:rsid w:val="008E08A1"/>
    <w:rsid w:val="008E20BA"/>
    <w:rsid w:val="008F26FE"/>
    <w:rsid w:val="008F5D02"/>
    <w:rsid w:val="008F65FB"/>
    <w:rsid w:val="008F7269"/>
    <w:rsid w:val="009014D6"/>
    <w:rsid w:val="0090386B"/>
    <w:rsid w:val="00904480"/>
    <w:rsid w:val="00906C55"/>
    <w:rsid w:val="00907359"/>
    <w:rsid w:val="009075A4"/>
    <w:rsid w:val="00910942"/>
    <w:rsid w:val="00911EB2"/>
    <w:rsid w:val="00913AB3"/>
    <w:rsid w:val="00914482"/>
    <w:rsid w:val="0091519A"/>
    <w:rsid w:val="009155CD"/>
    <w:rsid w:val="00915783"/>
    <w:rsid w:val="00916782"/>
    <w:rsid w:val="00923756"/>
    <w:rsid w:val="009247D1"/>
    <w:rsid w:val="009279DC"/>
    <w:rsid w:val="00930988"/>
    <w:rsid w:val="00930DBF"/>
    <w:rsid w:val="009332DF"/>
    <w:rsid w:val="009354B9"/>
    <w:rsid w:val="00936DFE"/>
    <w:rsid w:val="009400D1"/>
    <w:rsid w:val="00941BAF"/>
    <w:rsid w:val="00943EE5"/>
    <w:rsid w:val="00944F40"/>
    <w:rsid w:val="0094518D"/>
    <w:rsid w:val="00946FBD"/>
    <w:rsid w:val="009506E9"/>
    <w:rsid w:val="00951897"/>
    <w:rsid w:val="009523F0"/>
    <w:rsid w:val="009524CE"/>
    <w:rsid w:val="00952787"/>
    <w:rsid w:val="009531F3"/>
    <w:rsid w:val="00954256"/>
    <w:rsid w:val="00955B30"/>
    <w:rsid w:val="00955EA8"/>
    <w:rsid w:val="00962384"/>
    <w:rsid w:val="00962848"/>
    <w:rsid w:val="00964AC8"/>
    <w:rsid w:val="00973263"/>
    <w:rsid w:val="00973CD8"/>
    <w:rsid w:val="00974787"/>
    <w:rsid w:val="009773F5"/>
    <w:rsid w:val="0097789F"/>
    <w:rsid w:val="00981220"/>
    <w:rsid w:val="00981C0A"/>
    <w:rsid w:val="00987213"/>
    <w:rsid w:val="009934EE"/>
    <w:rsid w:val="00997D1D"/>
    <w:rsid w:val="009A3EEC"/>
    <w:rsid w:val="009A47EB"/>
    <w:rsid w:val="009A4E99"/>
    <w:rsid w:val="009A56D3"/>
    <w:rsid w:val="009A6523"/>
    <w:rsid w:val="009A6FBA"/>
    <w:rsid w:val="009B4AE6"/>
    <w:rsid w:val="009B5D22"/>
    <w:rsid w:val="009C04F4"/>
    <w:rsid w:val="009C0992"/>
    <w:rsid w:val="009C1F27"/>
    <w:rsid w:val="009C223E"/>
    <w:rsid w:val="009C2AE9"/>
    <w:rsid w:val="009C2C6B"/>
    <w:rsid w:val="009C4FE6"/>
    <w:rsid w:val="009C7D7F"/>
    <w:rsid w:val="009D1979"/>
    <w:rsid w:val="009D25B9"/>
    <w:rsid w:val="009D2616"/>
    <w:rsid w:val="009D524E"/>
    <w:rsid w:val="009D56EB"/>
    <w:rsid w:val="009D620B"/>
    <w:rsid w:val="009E1E8A"/>
    <w:rsid w:val="009E4C41"/>
    <w:rsid w:val="009E4E4F"/>
    <w:rsid w:val="009E58CE"/>
    <w:rsid w:val="009E7781"/>
    <w:rsid w:val="009E7D55"/>
    <w:rsid w:val="009F0152"/>
    <w:rsid w:val="009F0A14"/>
    <w:rsid w:val="009F0E94"/>
    <w:rsid w:val="009F33A0"/>
    <w:rsid w:val="009F3C30"/>
    <w:rsid w:val="009F4B68"/>
    <w:rsid w:val="009F5DC9"/>
    <w:rsid w:val="009F62D2"/>
    <w:rsid w:val="00A0023E"/>
    <w:rsid w:val="00A00C3F"/>
    <w:rsid w:val="00A0229A"/>
    <w:rsid w:val="00A030F6"/>
    <w:rsid w:val="00A0441B"/>
    <w:rsid w:val="00A04515"/>
    <w:rsid w:val="00A04F8E"/>
    <w:rsid w:val="00A07A5F"/>
    <w:rsid w:val="00A10170"/>
    <w:rsid w:val="00A12320"/>
    <w:rsid w:val="00A13D4D"/>
    <w:rsid w:val="00A20CDE"/>
    <w:rsid w:val="00A24CAD"/>
    <w:rsid w:val="00A24EE8"/>
    <w:rsid w:val="00A25048"/>
    <w:rsid w:val="00A27C72"/>
    <w:rsid w:val="00A3330F"/>
    <w:rsid w:val="00A33ED8"/>
    <w:rsid w:val="00A359B5"/>
    <w:rsid w:val="00A361D7"/>
    <w:rsid w:val="00A36A53"/>
    <w:rsid w:val="00A373DA"/>
    <w:rsid w:val="00A37EE1"/>
    <w:rsid w:val="00A414D0"/>
    <w:rsid w:val="00A42911"/>
    <w:rsid w:val="00A4331C"/>
    <w:rsid w:val="00A43640"/>
    <w:rsid w:val="00A45748"/>
    <w:rsid w:val="00A45996"/>
    <w:rsid w:val="00A478D4"/>
    <w:rsid w:val="00A51CFF"/>
    <w:rsid w:val="00A54D32"/>
    <w:rsid w:val="00A55B1B"/>
    <w:rsid w:val="00A5674A"/>
    <w:rsid w:val="00A56C83"/>
    <w:rsid w:val="00A604A2"/>
    <w:rsid w:val="00A64297"/>
    <w:rsid w:val="00A648D7"/>
    <w:rsid w:val="00A679EF"/>
    <w:rsid w:val="00A716C3"/>
    <w:rsid w:val="00A71950"/>
    <w:rsid w:val="00A740FB"/>
    <w:rsid w:val="00A76EE6"/>
    <w:rsid w:val="00A7798E"/>
    <w:rsid w:val="00A77D02"/>
    <w:rsid w:val="00A803D4"/>
    <w:rsid w:val="00A859EC"/>
    <w:rsid w:val="00A85FD4"/>
    <w:rsid w:val="00A86347"/>
    <w:rsid w:val="00A87ACE"/>
    <w:rsid w:val="00A90C48"/>
    <w:rsid w:val="00A9145A"/>
    <w:rsid w:val="00A919E6"/>
    <w:rsid w:val="00A93C69"/>
    <w:rsid w:val="00AA2D5F"/>
    <w:rsid w:val="00AA3BC5"/>
    <w:rsid w:val="00AA3C5A"/>
    <w:rsid w:val="00AA61AC"/>
    <w:rsid w:val="00AA6223"/>
    <w:rsid w:val="00AA7285"/>
    <w:rsid w:val="00AB07CB"/>
    <w:rsid w:val="00AB2E82"/>
    <w:rsid w:val="00AB3F95"/>
    <w:rsid w:val="00AB7232"/>
    <w:rsid w:val="00AB7A03"/>
    <w:rsid w:val="00AB7A6F"/>
    <w:rsid w:val="00AB7F33"/>
    <w:rsid w:val="00AC069A"/>
    <w:rsid w:val="00AC0703"/>
    <w:rsid w:val="00AC1938"/>
    <w:rsid w:val="00AC1A15"/>
    <w:rsid w:val="00AC2AE1"/>
    <w:rsid w:val="00AC414E"/>
    <w:rsid w:val="00AC5C97"/>
    <w:rsid w:val="00AC620C"/>
    <w:rsid w:val="00AC761C"/>
    <w:rsid w:val="00AD1934"/>
    <w:rsid w:val="00AD1ECF"/>
    <w:rsid w:val="00AD28EF"/>
    <w:rsid w:val="00AD50CE"/>
    <w:rsid w:val="00AE0ABE"/>
    <w:rsid w:val="00AE28AE"/>
    <w:rsid w:val="00AE3DFA"/>
    <w:rsid w:val="00AE5C96"/>
    <w:rsid w:val="00AE7D94"/>
    <w:rsid w:val="00AE7F7B"/>
    <w:rsid w:val="00AF063C"/>
    <w:rsid w:val="00AF157C"/>
    <w:rsid w:val="00AF38A7"/>
    <w:rsid w:val="00AF7CA7"/>
    <w:rsid w:val="00B036FB"/>
    <w:rsid w:val="00B03F11"/>
    <w:rsid w:val="00B05D20"/>
    <w:rsid w:val="00B11200"/>
    <w:rsid w:val="00B1133E"/>
    <w:rsid w:val="00B11AEF"/>
    <w:rsid w:val="00B21422"/>
    <w:rsid w:val="00B23501"/>
    <w:rsid w:val="00B2544F"/>
    <w:rsid w:val="00B26801"/>
    <w:rsid w:val="00B26AF5"/>
    <w:rsid w:val="00B2765F"/>
    <w:rsid w:val="00B30930"/>
    <w:rsid w:val="00B315FA"/>
    <w:rsid w:val="00B3219C"/>
    <w:rsid w:val="00B373CD"/>
    <w:rsid w:val="00B37951"/>
    <w:rsid w:val="00B412C4"/>
    <w:rsid w:val="00B4308F"/>
    <w:rsid w:val="00B47D37"/>
    <w:rsid w:val="00B528D5"/>
    <w:rsid w:val="00B53C88"/>
    <w:rsid w:val="00B56975"/>
    <w:rsid w:val="00B61CE4"/>
    <w:rsid w:val="00B6268F"/>
    <w:rsid w:val="00B647C1"/>
    <w:rsid w:val="00B6509B"/>
    <w:rsid w:val="00B66D2C"/>
    <w:rsid w:val="00B67120"/>
    <w:rsid w:val="00B67F79"/>
    <w:rsid w:val="00B713DD"/>
    <w:rsid w:val="00B71BB6"/>
    <w:rsid w:val="00B756BF"/>
    <w:rsid w:val="00B76211"/>
    <w:rsid w:val="00B81D74"/>
    <w:rsid w:val="00B82397"/>
    <w:rsid w:val="00B85E09"/>
    <w:rsid w:val="00B91725"/>
    <w:rsid w:val="00B920B7"/>
    <w:rsid w:val="00B958C6"/>
    <w:rsid w:val="00B95EFB"/>
    <w:rsid w:val="00B96F87"/>
    <w:rsid w:val="00BA1869"/>
    <w:rsid w:val="00BB03B0"/>
    <w:rsid w:val="00BB136B"/>
    <w:rsid w:val="00BB3CA3"/>
    <w:rsid w:val="00BB4DC1"/>
    <w:rsid w:val="00BB64F6"/>
    <w:rsid w:val="00BC0E9A"/>
    <w:rsid w:val="00BC1248"/>
    <w:rsid w:val="00BC4321"/>
    <w:rsid w:val="00BC5004"/>
    <w:rsid w:val="00BD4A91"/>
    <w:rsid w:val="00BD5537"/>
    <w:rsid w:val="00BD5F8F"/>
    <w:rsid w:val="00BD6DB7"/>
    <w:rsid w:val="00BE0C4E"/>
    <w:rsid w:val="00BE13A3"/>
    <w:rsid w:val="00BE32F3"/>
    <w:rsid w:val="00BE33BB"/>
    <w:rsid w:val="00BE374A"/>
    <w:rsid w:val="00BE653A"/>
    <w:rsid w:val="00BF3AB5"/>
    <w:rsid w:val="00BF3D98"/>
    <w:rsid w:val="00BF43EC"/>
    <w:rsid w:val="00BF5BE5"/>
    <w:rsid w:val="00BF6AB9"/>
    <w:rsid w:val="00BF7182"/>
    <w:rsid w:val="00C034F5"/>
    <w:rsid w:val="00C054E7"/>
    <w:rsid w:val="00C07C86"/>
    <w:rsid w:val="00C11056"/>
    <w:rsid w:val="00C143F0"/>
    <w:rsid w:val="00C15366"/>
    <w:rsid w:val="00C16AB3"/>
    <w:rsid w:val="00C218F5"/>
    <w:rsid w:val="00C22555"/>
    <w:rsid w:val="00C260DA"/>
    <w:rsid w:val="00C26D41"/>
    <w:rsid w:val="00C31F7D"/>
    <w:rsid w:val="00C32558"/>
    <w:rsid w:val="00C3552E"/>
    <w:rsid w:val="00C36C44"/>
    <w:rsid w:val="00C3761D"/>
    <w:rsid w:val="00C4011E"/>
    <w:rsid w:val="00C40704"/>
    <w:rsid w:val="00C4090A"/>
    <w:rsid w:val="00C41323"/>
    <w:rsid w:val="00C41844"/>
    <w:rsid w:val="00C43480"/>
    <w:rsid w:val="00C43EF5"/>
    <w:rsid w:val="00C44F89"/>
    <w:rsid w:val="00C51E1A"/>
    <w:rsid w:val="00C52582"/>
    <w:rsid w:val="00C54351"/>
    <w:rsid w:val="00C60053"/>
    <w:rsid w:val="00C602C7"/>
    <w:rsid w:val="00C61B00"/>
    <w:rsid w:val="00C639AC"/>
    <w:rsid w:val="00C64685"/>
    <w:rsid w:val="00C65811"/>
    <w:rsid w:val="00C71FB0"/>
    <w:rsid w:val="00C7490B"/>
    <w:rsid w:val="00C8604C"/>
    <w:rsid w:val="00C8699F"/>
    <w:rsid w:val="00C87443"/>
    <w:rsid w:val="00C875FB"/>
    <w:rsid w:val="00C90FD8"/>
    <w:rsid w:val="00C92574"/>
    <w:rsid w:val="00C92999"/>
    <w:rsid w:val="00C949DE"/>
    <w:rsid w:val="00C974FF"/>
    <w:rsid w:val="00CA0005"/>
    <w:rsid w:val="00CA1E3D"/>
    <w:rsid w:val="00CA4D54"/>
    <w:rsid w:val="00CB0987"/>
    <w:rsid w:val="00CB1701"/>
    <w:rsid w:val="00CB1CC2"/>
    <w:rsid w:val="00CB1E7C"/>
    <w:rsid w:val="00CB2179"/>
    <w:rsid w:val="00CB2747"/>
    <w:rsid w:val="00CB5654"/>
    <w:rsid w:val="00CB76D1"/>
    <w:rsid w:val="00CC0216"/>
    <w:rsid w:val="00CC05C6"/>
    <w:rsid w:val="00CC2C71"/>
    <w:rsid w:val="00CC3735"/>
    <w:rsid w:val="00CC4930"/>
    <w:rsid w:val="00CC4B8D"/>
    <w:rsid w:val="00CC5206"/>
    <w:rsid w:val="00CC5CAA"/>
    <w:rsid w:val="00CC752B"/>
    <w:rsid w:val="00CD2A53"/>
    <w:rsid w:val="00CD38B1"/>
    <w:rsid w:val="00CD3A30"/>
    <w:rsid w:val="00CD5D6B"/>
    <w:rsid w:val="00CF00D3"/>
    <w:rsid w:val="00CF080D"/>
    <w:rsid w:val="00CF2BF5"/>
    <w:rsid w:val="00CF522F"/>
    <w:rsid w:val="00CF554A"/>
    <w:rsid w:val="00CF5C44"/>
    <w:rsid w:val="00CF62F6"/>
    <w:rsid w:val="00CF7361"/>
    <w:rsid w:val="00CF7611"/>
    <w:rsid w:val="00D0055A"/>
    <w:rsid w:val="00D01AB0"/>
    <w:rsid w:val="00D023E5"/>
    <w:rsid w:val="00D04B0A"/>
    <w:rsid w:val="00D06C7F"/>
    <w:rsid w:val="00D0796D"/>
    <w:rsid w:val="00D105C0"/>
    <w:rsid w:val="00D11269"/>
    <w:rsid w:val="00D116BF"/>
    <w:rsid w:val="00D12FAE"/>
    <w:rsid w:val="00D14618"/>
    <w:rsid w:val="00D155A2"/>
    <w:rsid w:val="00D217A0"/>
    <w:rsid w:val="00D21CDE"/>
    <w:rsid w:val="00D241A0"/>
    <w:rsid w:val="00D248C3"/>
    <w:rsid w:val="00D25B3E"/>
    <w:rsid w:val="00D27303"/>
    <w:rsid w:val="00D318AE"/>
    <w:rsid w:val="00D32B1C"/>
    <w:rsid w:val="00D33051"/>
    <w:rsid w:val="00D33EAF"/>
    <w:rsid w:val="00D34EDC"/>
    <w:rsid w:val="00D37A07"/>
    <w:rsid w:val="00D40991"/>
    <w:rsid w:val="00D40DBD"/>
    <w:rsid w:val="00D41CFD"/>
    <w:rsid w:val="00D43601"/>
    <w:rsid w:val="00D457B3"/>
    <w:rsid w:val="00D45821"/>
    <w:rsid w:val="00D510FE"/>
    <w:rsid w:val="00D53033"/>
    <w:rsid w:val="00D53FAC"/>
    <w:rsid w:val="00D54555"/>
    <w:rsid w:val="00D60E66"/>
    <w:rsid w:val="00D628CA"/>
    <w:rsid w:val="00D67457"/>
    <w:rsid w:val="00D67E24"/>
    <w:rsid w:val="00D67F7F"/>
    <w:rsid w:val="00D703A5"/>
    <w:rsid w:val="00D73D29"/>
    <w:rsid w:val="00D74053"/>
    <w:rsid w:val="00D77666"/>
    <w:rsid w:val="00D777FC"/>
    <w:rsid w:val="00D83F56"/>
    <w:rsid w:val="00D84051"/>
    <w:rsid w:val="00D91DE2"/>
    <w:rsid w:val="00D93B50"/>
    <w:rsid w:val="00D9480C"/>
    <w:rsid w:val="00D96165"/>
    <w:rsid w:val="00D968C9"/>
    <w:rsid w:val="00D9746E"/>
    <w:rsid w:val="00D97B39"/>
    <w:rsid w:val="00DA37CF"/>
    <w:rsid w:val="00DB04F7"/>
    <w:rsid w:val="00DB193D"/>
    <w:rsid w:val="00DB27C1"/>
    <w:rsid w:val="00DB4092"/>
    <w:rsid w:val="00DB59E9"/>
    <w:rsid w:val="00DC0FCC"/>
    <w:rsid w:val="00DC1945"/>
    <w:rsid w:val="00DC29A4"/>
    <w:rsid w:val="00DC3395"/>
    <w:rsid w:val="00DC5818"/>
    <w:rsid w:val="00DC5A1C"/>
    <w:rsid w:val="00DC6B94"/>
    <w:rsid w:val="00DC6E1E"/>
    <w:rsid w:val="00DD2742"/>
    <w:rsid w:val="00DD28E2"/>
    <w:rsid w:val="00DD2CC8"/>
    <w:rsid w:val="00DD72D8"/>
    <w:rsid w:val="00DE2988"/>
    <w:rsid w:val="00DE64DC"/>
    <w:rsid w:val="00DE6766"/>
    <w:rsid w:val="00DE6A3D"/>
    <w:rsid w:val="00DE7057"/>
    <w:rsid w:val="00DF218F"/>
    <w:rsid w:val="00DF3D88"/>
    <w:rsid w:val="00DF3FDD"/>
    <w:rsid w:val="00DF53E2"/>
    <w:rsid w:val="00E020D4"/>
    <w:rsid w:val="00E02567"/>
    <w:rsid w:val="00E04D5E"/>
    <w:rsid w:val="00E055E5"/>
    <w:rsid w:val="00E071F5"/>
    <w:rsid w:val="00E074C3"/>
    <w:rsid w:val="00E07A4E"/>
    <w:rsid w:val="00E07F3D"/>
    <w:rsid w:val="00E07FE0"/>
    <w:rsid w:val="00E120C4"/>
    <w:rsid w:val="00E30A84"/>
    <w:rsid w:val="00E317C7"/>
    <w:rsid w:val="00E32A87"/>
    <w:rsid w:val="00E336BE"/>
    <w:rsid w:val="00E33FEC"/>
    <w:rsid w:val="00E34386"/>
    <w:rsid w:val="00E3736D"/>
    <w:rsid w:val="00E41070"/>
    <w:rsid w:val="00E429AB"/>
    <w:rsid w:val="00E52330"/>
    <w:rsid w:val="00E52572"/>
    <w:rsid w:val="00E52C36"/>
    <w:rsid w:val="00E536D1"/>
    <w:rsid w:val="00E64E4C"/>
    <w:rsid w:val="00E658BC"/>
    <w:rsid w:val="00E6617B"/>
    <w:rsid w:val="00E72A8D"/>
    <w:rsid w:val="00E72B72"/>
    <w:rsid w:val="00E72F02"/>
    <w:rsid w:val="00E7597F"/>
    <w:rsid w:val="00E77616"/>
    <w:rsid w:val="00E778D6"/>
    <w:rsid w:val="00E8205E"/>
    <w:rsid w:val="00E84275"/>
    <w:rsid w:val="00E844B8"/>
    <w:rsid w:val="00E85505"/>
    <w:rsid w:val="00E8617C"/>
    <w:rsid w:val="00E86A3C"/>
    <w:rsid w:val="00E90D1D"/>
    <w:rsid w:val="00E9212E"/>
    <w:rsid w:val="00E927FC"/>
    <w:rsid w:val="00E93D3C"/>
    <w:rsid w:val="00E978AB"/>
    <w:rsid w:val="00EA0074"/>
    <w:rsid w:val="00EA0487"/>
    <w:rsid w:val="00EA0B88"/>
    <w:rsid w:val="00EA25A4"/>
    <w:rsid w:val="00EA278B"/>
    <w:rsid w:val="00EA6230"/>
    <w:rsid w:val="00EA7670"/>
    <w:rsid w:val="00EB0C25"/>
    <w:rsid w:val="00EB0CBD"/>
    <w:rsid w:val="00EB10E4"/>
    <w:rsid w:val="00EB16D6"/>
    <w:rsid w:val="00EB1FC0"/>
    <w:rsid w:val="00EB6DB0"/>
    <w:rsid w:val="00EB7432"/>
    <w:rsid w:val="00EC05D6"/>
    <w:rsid w:val="00EC0CE1"/>
    <w:rsid w:val="00EC3610"/>
    <w:rsid w:val="00EC6AB8"/>
    <w:rsid w:val="00EC794D"/>
    <w:rsid w:val="00ED07DC"/>
    <w:rsid w:val="00ED2F2D"/>
    <w:rsid w:val="00ED7A2C"/>
    <w:rsid w:val="00EE01AD"/>
    <w:rsid w:val="00EE083C"/>
    <w:rsid w:val="00EE17F2"/>
    <w:rsid w:val="00EE54FB"/>
    <w:rsid w:val="00EE56E7"/>
    <w:rsid w:val="00EE7DCF"/>
    <w:rsid w:val="00EF2ECE"/>
    <w:rsid w:val="00EF5047"/>
    <w:rsid w:val="00EF590D"/>
    <w:rsid w:val="00EF64BF"/>
    <w:rsid w:val="00EF6B85"/>
    <w:rsid w:val="00EF72B5"/>
    <w:rsid w:val="00F00522"/>
    <w:rsid w:val="00F019A0"/>
    <w:rsid w:val="00F02566"/>
    <w:rsid w:val="00F04089"/>
    <w:rsid w:val="00F07C4F"/>
    <w:rsid w:val="00F1063E"/>
    <w:rsid w:val="00F10C54"/>
    <w:rsid w:val="00F10C7B"/>
    <w:rsid w:val="00F116C5"/>
    <w:rsid w:val="00F127A4"/>
    <w:rsid w:val="00F14991"/>
    <w:rsid w:val="00F16EBA"/>
    <w:rsid w:val="00F171FE"/>
    <w:rsid w:val="00F21729"/>
    <w:rsid w:val="00F22303"/>
    <w:rsid w:val="00F22A73"/>
    <w:rsid w:val="00F2344B"/>
    <w:rsid w:val="00F23D0A"/>
    <w:rsid w:val="00F247A1"/>
    <w:rsid w:val="00F302D1"/>
    <w:rsid w:val="00F3296B"/>
    <w:rsid w:val="00F32CA1"/>
    <w:rsid w:val="00F350A8"/>
    <w:rsid w:val="00F35107"/>
    <w:rsid w:val="00F35E52"/>
    <w:rsid w:val="00F40B12"/>
    <w:rsid w:val="00F40B67"/>
    <w:rsid w:val="00F41F05"/>
    <w:rsid w:val="00F4299E"/>
    <w:rsid w:val="00F42DFC"/>
    <w:rsid w:val="00F4338C"/>
    <w:rsid w:val="00F43A5D"/>
    <w:rsid w:val="00F44B1A"/>
    <w:rsid w:val="00F45655"/>
    <w:rsid w:val="00F462B2"/>
    <w:rsid w:val="00F47B21"/>
    <w:rsid w:val="00F50580"/>
    <w:rsid w:val="00F51FC4"/>
    <w:rsid w:val="00F5227F"/>
    <w:rsid w:val="00F522D5"/>
    <w:rsid w:val="00F57F79"/>
    <w:rsid w:val="00F6003D"/>
    <w:rsid w:val="00F638BC"/>
    <w:rsid w:val="00F66F9F"/>
    <w:rsid w:val="00F66FB3"/>
    <w:rsid w:val="00F67118"/>
    <w:rsid w:val="00F67549"/>
    <w:rsid w:val="00F719BC"/>
    <w:rsid w:val="00F72428"/>
    <w:rsid w:val="00F72DC4"/>
    <w:rsid w:val="00F80B12"/>
    <w:rsid w:val="00F813B5"/>
    <w:rsid w:val="00F81FD3"/>
    <w:rsid w:val="00F85CFD"/>
    <w:rsid w:val="00F85D4A"/>
    <w:rsid w:val="00F87300"/>
    <w:rsid w:val="00F87314"/>
    <w:rsid w:val="00F8776B"/>
    <w:rsid w:val="00F87D4A"/>
    <w:rsid w:val="00F93FD7"/>
    <w:rsid w:val="00F966F9"/>
    <w:rsid w:val="00FA28D6"/>
    <w:rsid w:val="00FA4707"/>
    <w:rsid w:val="00FA6586"/>
    <w:rsid w:val="00FB0282"/>
    <w:rsid w:val="00FB1D8E"/>
    <w:rsid w:val="00FB2150"/>
    <w:rsid w:val="00FB3A97"/>
    <w:rsid w:val="00FC04B8"/>
    <w:rsid w:val="00FC08DA"/>
    <w:rsid w:val="00FC2F17"/>
    <w:rsid w:val="00FC404F"/>
    <w:rsid w:val="00FC487D"/>
    <w:rsid w:val="00FC7540"/>
    <w:rsid w:val="00FC7949"/>
    <w:rsid w:val="00FD066D"/>
    <w:rsid w:val="00FD6B9B"/>
    <w:rsid w:val="00FE20A0"/>
    <w:rsid w:val="00FE42EE"/>
    <w:rsid w:val="00FE48CB"/>
    <w:rsid w:val="00FE5908"/>
    <w:rsid w:val="00FF0ED2"/>
    <w:rsid w:val="00FF1948"/>
    <w:rsid w:val="00FF2E58"/>
    <w:rsid w:val="00FF3C9D"/>
    <w:rsid w:val="00FF4282"/>
    <w:rsid w:val="00FF46F5"/>
    <w:rsid w:val="00FF4B08"/>
    <w:rsid w:val="00FF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FF6F3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ind w:left="1134" w:right="1134"/>
      <w:jc w:val="center"/>
      <w:outlineLvl w:val="0"/>
    </w:p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ind w:left="709"/>
      <w:outlineLvl w:val="1"/>
    </w:pPr>
    <w:rPr>
      <w:sz w:val="24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1417"/>
      <w:jc w:val="both"/>
      <w:outlineLvl w:val="2"/>
    </w:pPr>
    <w:rPr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ind w:left="1417"/>
      <w:jc w:val="both"/>
      <w:outlineLvl w:val="3"/>
    </w:p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sz w:val="28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ind w:left="1134"/>
      <w:outlineLvl w:val="6"/>
    </w:pPr>
    <w:rPr>
      <w:sz w:val="24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ind w:left="1134"/>
      <w:jc w:val="both"/>
      <w:outlineLvl w:val="7"/>
    </w:pPr>
    <w:rPr>
      <w:sz w:val="24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ind w:left="1134" w:right="1134"/>
      <w:jc w:val="both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hint="default"/>
      <w:szCs w:val="24"/>
    </w:rPr>
  </w:style>
  <w:style w:type="character" w:customStyle="1" w:styleId="WW8Num3z1">
    <w:name w:val="WW8Num3z1"/>
    <w:rPr>
      <w:rFonts w:hint="default"/>
      <w:b/>
    </w:rPr>
  </w:style>
  <w:style w:type="character" w:customStyle="1" w:styleId="Fontepargpadro4">
    <w:name w:val="Fonte parág. padrão4"/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4z0">
    <w:name w:val="WW8Num4z0"/>
    <w:rPr>
      <w:rFonts w:eastAsia="Arial" w:hint="default"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Fontepargpadro3">
    <w:name w:val="Fonte parág. padrão3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Fontepargpadro2">
    <w:name w:val="Fonte parág. padrão2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7z0">
    <w:name w:val="WW8Num7z0"/>
    <w:rPr>
      <w:rFonts w:ascii="Symbol" w:hAnsi="Symbol" w:cs="Symbol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Wingdings" w:hAnsi="Wingdings" w:cs="Wingdings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15z0">
    <w:name w:val="WW8Num15z0"/>
    <w:rPr>
      <w:rFonts w:ascii="Times New Roman" w:hAnsi="Times New Roman" w:cs="Times New Roman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St6z0">
    <w:name w:val="WW8NumSt6z0"/>
    <w:rPr>
      <w:rFonts w:ascii="Symbol" w:hAnsi="Symbol" w:cs="Symbol"/>
    </w:rPr>
  </w:style>
  <w:style w:type="character" w:customStyle="1" w:styleId="Fontepargpadro1">
    <w:name w:val="Fonte parág. padrão1"/>
  </w:style>
  <w:style w:type="character" w:customStyle="1" w:styleId="CaracteresdeNotadeRodap">
    <w:name w:val="Caracteres de Nota de Rodapé"/>
    <w:rPr>
      <w:vertAlign w:val="superscript"/>
    </w:rPr>
  </w:style>
  <w:style w:type="character" w:styleId="Hiperlink">
    <w:name w:val="Hyperlink"/>
  </w:style>
  <w:style w:type="character" w:styleId="HiperlinkVisitado">
    <w:name w:val="FollowedHyperlink"/>
  </w:style>
  <w:style w:type="character" w:styleId="NmerodaPgina">
    <w:name w:val="page number"/>
    <w:basedOn w:val="Fontepargpadro1"/>
  </w:style>
  <w:style w:type="character" w:customStyle="1" w:styleId="Smbolosdenumerao">
    <w:name w:val="Símbolos de numeração"/>
  </w:style>
  <w:style w:type="character" w:customStyle="1" w:styleId="ComentrioChar">
    <w:name w:val="Comentário Char"/>
  </w:style>
  <w:style w:type="character" w:customStyle="1" w:styleId="LivreChar">
    <w:name w:val="Livre Char"/>
  </w:style>
  <w:style w:type="character" w:styleId="Forte">
    <w:name w:val="Strong"/>
    <w:uiPriority w:val="22"/>
    <w:qFormat/>
    <w:rPr>
      <w:b/>
      <w:bCs/>
    </w:rPr>
  </w:style>
  <w:style w:type="character" w:customStyle="1" w:styleId="RefernciaChar">
    <w:name w:val="Referência Char"/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rPr>
      <w:lang w:eastAsia="zh-CN"/>
    </w:rPr>
  </w:style>
  <w:style w:type="character" w:customStyle="1" w:styleId="AssuntodocomentrioChar">
    <w:name w:val="Assunto do comentário Char"/>
  </w:style>
  <w:style w:type="character" w:customStyle="1" w:styleId="TextodebaloChar">
    <w:name w:val="Texto de balão Char"/>
  </w:style>
  <w:style w:type="character" w:customStyle="1" w:styleId="Refdecomentrio2">
    <w:name w:val="Ref. de comentário2"/>
    <w:rPr>
      <w:sz w:val="16"/>
      <w:szCs w:val="16"/>
    </w:rPr>
  </w:style>
  <w:style w:type="character" w:customStyle="1" w:styleId="TextodecomentrioChar1">
    <w:name w:val="Texto de comentário Char1"/>
    <w:rPr>
      <w:lang w:eastAsia="zh-CN"/>
    </w:rPr>
  </w:style>
  <w:style w:type="paragraph" w:customStyle="1" w:styleId="Ttulo40">
    <w:name w:val="Título4"/>
    <w:basedOn w:val="Normal"/>
    <w:next w:val="Corpodetexto"/>
    <w:pPr>
      <w:keepNext/>
      <w:spacing w:before="240" w:after="120"/>
    </w:pPr>
  </w:style>
  <w:style w:type="paragraph" w:styleId="Corpodetexto">
    <w:name w:val="Body Text"/>
    <w:basedOn w:val="Normal"/>
    <w:pPr>
      <w:spacing w:line="360" w:lineRule="auto"/>
      <w:jc w:val="both"/>
    </w:pPr>
    <w:rPr>
      <w:sz w:val="24"/>
    </w:r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keepNext/>
      <w:suppressLineNumbers/>
      <w:tabs>
        <w:tab w:val="left" w:pos="1560"/>
      </w:tabs>
      <w:spacing w:before="120"/>
      <w:jc w:val="both"/>
    </w:p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</w:style>
  <w:style w:type="paragraph" w:customStyle="1" w:styleId="Ttulo20">
    <w:name w:val="Título2"/>
    <w:basedOn w:val="Normal"/>
    <w:next w:val="Corpodetexto"/>
    <w:pPr>
      <w:keepNext/>
      <w:spacing w:before="240" w:after="120"/>
    </w:pPr>
  </w:style>
  <w:style w:type="paragraph" w:customStyle="1" w:styleId="Ttulo10">
    <w:name w:val="Título1"/>
    <w:basedOn w:val="Normal"/>
    <w:next w:val="Corpodetexto"/>
    <w:pPr>
      <w:keepNext/>
      <w:spacing w:before="240" w:after="120"/>
    </w:pPr>
  </w:style>
  <w:style w:type="paragraph" w:customStyle="1" w:styleId="Legenda1">
    <w:name w:val="Legenda1"/>
    <w:basedOn w:val="Normal"/>
    <w:pPr>
      <w:suppressLineNumbers/>
      <w:spacing w:before="120" w:after="120"/>
    </w:p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</w:style>
  <w:style w:type="paragraph" w:customStyle="1" w:styleId="Textoembloco1">
    <w:name w:val="Texto em bloco1"/>
    <w:basedOn w:val="Normal"/>
    <w:pPr>
      <w:ind w:left="1134" w:right="1134"/>
      <w:jc w:val="both"/>
    </w:pPr>
    <w:rPr>
      <w:sz w:val="28"/>
    </w:rPr>
  </w:style>
  <w:style w:type="paragraph" w:styleId="Recuodecorpodetexto">
    <w:name w:val="Body Text Indent"/>
    <w:basedOn w:val="Normal"/>
    <w:pPr>
      <w:ind w:firstLine="709"/>
    </w:pPr>
  </w:style>
  <w:style w:type="paragraph" w:styleId="Textodenotaderodap">
    <w:name w:val="footnote text"/>
    <w:basedOn w:val="Normal"/>
  </w:style>
  <w:style w:type="paragraph" w:customStyle="1" w:styleId="Recuodecorpodetexto21">
    <w:name w:val="Recuo de corpo de texto 21"/>
    <w:basedOn w:val="Normal"/>
    <w:pPr>
      <w:ind w:firstLine="709"/>
      <w:jc w:val="both"/>
    </w:pPr>
    <w:rPr>
      <w:sz w:val="24"/>
    </w:rPr>
  </w:style>
  <w:style w:type="paragraph" w:customStyle="1" w:styleId="Corpodetexto21">
    <w:name w:val="Corpo de texto 21"/>
    <w:basedOn w:val="Normal"/>
    <w:pPr>
      <w:spacing w:line="360" w:lineRule="auto"/>
    </w:pPr>
    <w:rPr>
      <w:sz w:val="24"/>
    </w:rPr>
  </w:style>
  <w:style w:type="paragraph" w:customStyle="1" w:styleId="Corpodetexto31">
    <w:name w:val="Corpo de texto 31"/>
    <w:basedOn w:val="Normal"/>
    <w:pPr>
      <w:spacing w:line="360" w:lineRule="auto"/>
      <w:jc w:val="both"/>
    </w:pPr>
  </w:style>
  <w:style w:type="paragraph" w:customStyle="1" w:styleId="Recuodecorpodetexto31">
    <w:name w:val="Recuo de corpo de texto 31"/>
    <w:basedOn w:val="Normal"/>
    <w:pPr>
      <w:ind w:firstLine="1134"/>
      <w:jc w:val="both"/>
    </w:pPr>
    <w:rPr>
      <w:sz w:val="24"/>
    </w:rPr>
  </w:style>
  <w:style w:type="paragraph" w:styleId="NormalWeb">
    <w:name w:val="Normal (Web)"/>
    <w:basedOn w:val="Normal"/>
    <w:uiPriority w:val="99"/>
    <w:pPr>
      <w:spacing w:before="100" w:after="1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</w:style>
  <w:style w:type="paragraph" w:customStyle="1" w:styleId="Contedodoquadro">
    <w:name w:val="Conteúdo do quadro"/>
    <w:basedOn w:val="Corpodetexto"/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</w:style>
  <w:style w:type="paragraph" w:customStyle="1" w:styleId="Comentrio">
    <w:name w:val="Comentário"/>
    <w:basedOn w:val="Normal"/>
    <w:next w:val="Normal"/>
    <w:pPr>
      <w:suppressAutoHyphens w:val="0"/>
      <w:autoSpaceDE w:val="0"/>
      <w:spacing w:before="120"/>
      <w:jc w:val="both"/>
    </w:pPr>
  </w:style>
  <w:style w:type="paragraph" w:customStyle="1" w:styleId="Livre">
    <w:name w:val="Livre"/>
    <w:basedOn w:val="Normal"/>
    <w:pPr>
      <w:keepNext/>
      <w:tabs>
        <w:tab w:val="left" w:pos="1560"/>
      </w:tabs>
      <w:spacing w:before="120" w:line="360" w:lineRule="auto"/>
      <w:ind w:firstLine="709"/>
      <w:jc w:val="both"/>
    </w:pPr>
  </w:style>
  <w:style w:type="paragraph" w:customStyle="1" w:styleId="Referncia">
    <w:name w:val="Referência"/>
    <w:basedOn w:val="Normal"/>
    <w:pPr>
      <w:keepNext/>
      <w:tabs>
        <w:tab w:val="left" w:pos="1560"/>
      </w:tabs>
      <w:spacing w:before="120"/>
      <w:ind w:left="284" w:hanging="284"/>
      <w:jc w:val="both"/>
    </w:pPr>
  </w:style>
  <w:style w:type="paragraph" w:customStyle="1" w:styleId="Textodecomentrio1">
    <w:name w:val="Texto de comentário1"/>
    <w:basedOn w:val="Normal"/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</w:style>
  <w:style w:type="paragraph" w:customStyle="1" w:styleId="Textodecomentrio2">
    <w:name w:val="Texto de comentário2"/>
    <w:basedOn w:val="Normal"/>
  </w:style>
  <w:style w:type="character" w:customStyle="1" w:styleId="apple-converted-space">
    <w:name w:val="apple-converted-space"/>
    <w:rsid w:val="006D70EE"/>
  </w:style>
  <w:style w:type="character" w:styleId="Refdecomentrio">
    <w:name w:val="annotation reference"/>
    <w:uiPriority w:val="99"/>
    <w:semiHidden/>
    <w:unhideWhenUsed/>
    <w:rsid w:val="006418AD"/>
    <w:rPr>
      <w:sz w:val="18"/>
      <w:szCs w:val="18"/>
    </w:rPr>
  </w:style>
  <w:style w:type="paragraph" w:styleId="Textodecomentrio">
    <w:name w:val="annotation text"/>
    <w:basedOn w:val="Normal"/>
    <w:link w:val="TextodecomentrioChar2"/>
    <w:uiPriority w:val="99"/>
    <w:semiHidden/>
    <w:unhideWhenUsed/>
    <w:rsid w:val="006418AD"/>
    <w:rPr>
      <w:sz w:val="24"/>
      <w:szCs w:val="24"/>
    </w:rPr>
  </w:style>
  <w:style w:type="character" w:customStyle="1" w:styleId="TextodecomentrioChar2">
    <w:name w:val="Texto de comentário Char2"/>
    <w:link w:val="Textodecomentrio"/>
    <w:uiPriority w:val="99"/>
    <w:semiHidden/>
    <w:rsid w:val="006418AD"/>
    <w:rPr>
      <w:sz w:val="24"/>
      <w:szCs w:val="24"/>
    </w:rPr>
  </w:style>
  <w:style w:type="table" w:styleId="Tabelacomgrade">
    <w:name w:val="Table Grid"/>
    <w:basedOn w:val="Tabelanormal"/>
    <w:uiPriority w:val="39"/>
    <w:rsid w:val="003713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A45748"/>
    <w:pPr>
      <w:ind w:left="400" w:hanging="400"/>
    </w:pPr>
  </w:style>
  <w:style w:type="paragraph" w:styleId="PargrafodaLista">
    <w:name w:val="List Paragraph"/>
    <w:basedOn w:val="Normal"/>
    <w:uiPriority w:val="34"/>
    <w:qFormat/>
    <w:rsid w:val="00F127A4"/>
    <w:pPr>
      <w:ind w:left="720"/>
      <w:contextualSpacing/>
    </w:pPr>
  </w:style>
  <w:style w:type="paragraph" w:styleId="Reviso">
    <w:name w:val="Revision"/>
    <w:hidden/>
    <w:uiPriority w:val="99"/>
    <w:semiHidden/>
    <w:rsid w:val="0030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microsoft.com/office/2011/relationships/people" Target="peop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sankhya.com.br/servicos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475A2A-2229-994E-80E2-0B00B7808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9114</Words>
  <Characters>49218</Characters>
  <Application>Microsoft Macintosh Word</Application>
  <DocSecurity>0</DocSecurity>
  <Lines>410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58216</CharactersWithSpaces>
  <SharedDoc>false</SharedDoc>
  <HLinks>
    <vt:vector size="132" baseType="variant">
      <vt:variant>
        <vt:i4>8323094</vt:i4>
      </vt:variant>
      <vt:variant>
        <vt:i4>0</vt:i4>
      </vt:variant>
      <vt:variant>
        <vt:i4>0</vt:i4>
      </vt:variant>
      <vt:variant>
        <vt:i4>5</vt:i4>
      </vt:variant>
      <vt:variant>
        <vt:lpwstr>http://www.sankhya.com.br/servicos/</vt:lpwstr>
      </vt:variant>
      <vt:variant>
        <vt:lpwstr/>
      </vt:variant>
      <vt:variant>
        <vt:i4>655368</vt:i4>
      </vt:variant>
      <vt:variant>
        <vt:i4>28076</vt:i4>
      </vt:variant>
      <vt:variant>
        <vt:i4>1035</vt:i4>
      </vt:variant>
      <vt:variant>
        <vt:i4>1</vt:i4>
      </vt:variant>
      <vt:variant>
        <vt:lpwstr>Imag</vt:lpwstr>
      </vt:variant>
      <vt:variant>
        <vt:lpwstr/>
      </vt:variant>
      <vt:variant>
        <vt:i4>655469</vt:i4>
      </vt:variant>
      <vt:variant>
        <vt:i4>28826</vt:i4>
      </vt:variant>
      <vt:variant>
        <vt:i4>1036</vt:i4>
      </vt:variant>
      <vt:variant>
        <vt:i4>1</vt:i4>
      </vt:variant>
      <vt:variant>
        <vt:lpwstr>Image</vt:lpwstr>
      </vt:variant>
      <vt:variant>
        <vt:lpwstr/>
      </vt:variant>
      <vt:variant>
        <vt:i4>4980761</vt:i4>
      </vt:variant>
      <vt:variant>
        <vt:i4>30859</vt:i4>
      </vt:variant>
      <vt:variant>
        <vt:i4>1037</vt:i4>
      </vt:variant>
      <vt:variant>
        <vt:i4>1</vt:i4>
      </vt:variant>
      <vt:variant>
        <vt:lpwstr>Figura_15</vt:lpwstr>
      </vt:variant>
      <vt:variant>
        <vt:lpwstr/>
      </vt:variant>
      <vt:variant>
        <vt:i4>2425711</vt:i4>
      </vt:variant>
      <vt:variant>
        <vt:i4>50941</vt:i4>
      </vt:variant>
      <vt:variant>
        <vt:i4>1034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51697</vt:i4>
      </vt:variant>
      <vt:variant>
        <vt:i4>1033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52076</vt:i4>
      </vt:variant>
      <vt:variant>
        <vt:i4>1032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2425708</vt:i4>
      </vt:variant>
      <vt:variant>
        <vt:i4>53630</vt:i4>
      </vt:variant>
      <vt:variant>
        <vt:i4>1031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53757</vt:i4>
      </vt:variant>
      <vt:variant>
        <vt:i4>1029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53867</vt:i4>
      </vt:variant>
      <vt:variant>
        <vt:i4>1030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53983</vt:i4>
      </vt:variant>
      <vt:variant>
        <vt:i4>1038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2425711</vt:i4>
      </vt:variant>
      <vt:variant>
        <vt:i4>54558</vt:i4>
      </vt:variant>
      <vt:variant>
        <vt:i4>1039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2425711</vt:i4>
      </vt:variant>
      <vt:variant>
        <vt:i4>55203</vt:i4>
      </vt:variant>
      <vt:variant>
        <vt:i4>1040</vt:i4>
      </vt:variant>
      <vt:variant>
        <vt:i4>1</vt:i4>
      </vt:variant>
      <vt:variant>
        <vt:lpwstr>Captura%20de%20Tela%202017-10-25%20às%2011</vt:lpwstr>
      </vt:variant>
      <vt:variant>
        <vt:lpwstr/>
      </vt:variant>
      <vt:variant>
        <vt:i4>2425708</vt:i4>
      </vt:variant>
      <vt:variant>
        <vt:i4>55825</vt:i4>
      </vt:variant>
      <vt:variant>
        <vt:i4>1045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56232</vt:i4>
      </vt:variant>
      <vt:variant>
        <vt:i4>1041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56926</vt:i4>
      </vt:variant>
      <vt:variant>
        <vt:i4>1042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57020</vt:i4>
      </vt:variant>
      <vt:variant>
        <vt:i4>1043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2425708</vt:i4>
      </vt:variant>
      <vt:variant>
        <vt:i4>57322</vt:i4>
      </vt:variant>
      <vt:variant>
        <vt:i4>1044</vt:i4>
      </vt:variant>
      <vt:variant>
        <vt:i4>1</vt:i4>
      </vt:variant>
      <vt:variant>
        <vt:lpwstr>Captura%20de%20Tela%202017-10-25%20às%2012</vt:lpwstr>
      </vt:variant>
      <vt:variant>
        <vt:lpwstr/>
      </vt:variant>
      <vt:variant>
        <vt:i4>5111828</vt:i4>
      </vt:variant>
      <vt:variant>
        <vt:i4>65006</vt:i4>
      </vt:variant>
      <vt:variant>
        <vt:i4>1028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201820</vt:i4>
      </vt:variant>
      <vt:variant>
        <vt:i4>1027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201918</vt:i4>
      </vt:variant>
      <vt:variant>
        <vt:i4>1026</vt:i4>
      </vt:variant>
      <vt:variant>
        <vt:i4>1</vt:i4>
      </vt:variant>
      <vt:variant>
        <vt:lpwstr>Figura_38</vt:lpwstr>
      </vt:variant>
      <vt:variant>
        <vt:lpwstr/>
      </vt:variant>
      <vt:variant>
        <vt:i4>5111828</vt:i4>
      </vt:variant>
      <vt:variant>
        <vt:i4>202015</vt:i4>
      </vt:variant>
      <vt:variant>
        <vt:i4>1025</vt:i4>
      </vt:variant>
      <vt:variant>
        <vt:i4>1</vt:i4>
      </vt:variant>
      <vt:variant>
        <vt:lpwstr>Figura_38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TEIXEIRA MELO</dc:creator>
  <cp:keywords/>
  <dc:description/>
  <cp:lastModifiedBy>Saulo Medeiros Guerreiro</cp:lastModifiedBy>
  <cp:revision>133</cp:revision>
  <cp:lastPrinted>2017-03-08T21:49:00Z</cp:lastPrinted>
  <dcterms:created xsi:type="dcterms:W3CDTF">2017-11-06T16:54:00Z</dcterms:created>
  <dcterms:modified xsi:type="dcterms:W3CDTF">2017-11-10T01:48:00Z</dcterms:modified>
</cp:coreProperties>
</file>